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治疗射血分数降低心力衰竭的随机对照试验</w:t>
      </w:r>
    </w:p>
    <w:p w14:paraId="1A2B3C02" w14:textId="77777777" w:rsidR="00A1B2C3" w:rsidRDefault="00A1B2C3">
      <w:pPr>
        <w:pStyle w:val="Heading2"/>
      </w:pPr>
      <w:r w:rsidRPr="00C4D5E6">
        <w:rPr>
          <w:rFonts w:ascii="Times New Roman" w:hAnsi="Times New Roman" w:eastAsia="宋体"/>
          <w:sz w:val="24"/>
          <w:szCs w:val="24"/>
        </w:rPr>
        <w:t xml:space="preserve">背景</w:t>
      </w:r>
    </w:p>
    <w:p w14:paraId="1A2B3C03" w14:textId="77777777" w:rsidR="00A1B2C3" w:rsidRDefault="00A1B2C3">
      <w:pPr>
        <w:spacing w:line="480" w:lineRule="auto"/>
        <w:ind w:firstLine="480"/>
        <w:jc w:val="both"/>
      </w:pPr>
      <w:r w:rsidRPr="00C4D5E6">
        <w:rPr>
          <w:rFonts w:ascii="Times New Roman" w:hAnsi="Times New Roman" w:eastAsia="宋体"/>
          <w:sz w:val="24"/>
          <w:szCs w:val="24"/>
        </w:rPr>
        <w:t xml:space="preserve">射血分数降低的心力衰竭预后较差，现有治疗仍有未满足的需求。</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在既往研究中显示出潜在获益。</w:t>
      </w:r>
    </w:p>
    <w:p w14:paraId="1A2B3C04" w14:textId="77777777" w:rsidR="00A1B2C3" w:rsidRDefault="00A1B2C3">
      <w:pPr>
        <w:pStyle w:val="Heading2"/>
      </w:pPr>
      <w:r w:rsidRPr="00C4D5E6">
        <w:rPr>
          <w:rFonts w:ascii="Times New Roman" w:hAnsi="Times New Roman" w:eastAsia="宋体"/>
          <w:sz w:val="24"/>
          <w:szCs w:val="24"/>
        </w:rPr>
        <w:t xml:space="preserve">方法</w:t>
      </w:r>
    </w:p>
    <w:p w14:paraId="1A2B3C05" w14:textId="77777777" w:rsidR="00A1B2C3" w:rsidRDefault="00A1B2C3">
      <w:pPr>
        <w:spacing w:line="480" w:lineRule="auto"/>
        <w:ind w:firstLine="480"/>
        <w:jc w:val="both"/>
      </w:pPr>
      <w:r w:rsidRPr="00C4D5E6">
        <w:rPr>
          <w:rFonts w:ascii="Times New Roman" w:hAnsi="Times New Roman" w:eastAsia="宋体"/>
          <w:sz w:val="24"/>
          <w:szCs w:val="24"/>
        </w:rPr>
        <w:t xml:space="preserve">本研究为多中心、随机、双盲、安慰剂对照试验。受试者按 1:1 随机分配至</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组或安慰剂组。</w:t>
      </w:r>
    </w:p>
    <w:p w14:paraId="1A2B3C06" w14:textId="77777777" w:rsidR="00A1B2C3" w:rsidRDefault="00A1B2C3">
      <w:pPr>
        <w:spacing w:line="480" w:lineRule="auto"/>
        <w:ind w:firstLine="480"/>
        <w:jc w:val="both"/>
      </w:pPr>
      <w:r w:rsidRPr="00C4D5E6">
        <w:rPr>
          <w:rFonts w:ascii="Times New Roman" w:hAnsi="Times New Roman" w:eastAsia="宋体"/>
          <w:sz w:val="24"/>
          <w:szCs w:val="24"/>
        </w:rPr>
        <w:t xml:space="preserve">主要终点为心血管死亡或心衰恶化，次要终点包括全因死亡与生活质量评分。</w:t>
      </w:r>
    </w:p>
    <w:p w14:paraId="1A2B3C07" w14:textId="77777777" w:rsidR="00A1B2C3" w:rsidRDefault="00A1B2C3">
      <w:pPr>
        <w:pStyle w:val="Heading2"/>
      </w:pPr>
      <w:r w:rsidRPr="00C4D5E6">
        <w:rPr>
          <w:rFonts w:ascii="Times New Roman" w:hAnsi="Times New Roman" w:eastAsia="宋体"/>
          <w:sz w:val="24"/>
          <w:szCs w:val="24"/>
        </w:rPr>
        <w:t xml:space="preserve">结果</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共纳入 4744 例受试者。安慰剂组中位随访 18 个个月；</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组与安慰剂组的严重不良事件发生率分别为 </w:t>
      </w:r>
      <w:r w:rsidRPr="00C4D5E6">
        <w:rPr>
          <w:rFonts w:ascii="Times New Roman" w:hAnsi="Times New Roman" w:eastAsia="宋体"/>
          <w:sz w:val="24"/>
          <w:szCs w:val="24"/>
          <w:i/>
          <w:iCs/>
        </w:rPr>
        <w:t xml:space="preserve">21.4%</w:t>
      </w:r>
      <w:r w:rsidRPr="00C4D5E6">
        <w:rPr>
          <w:rFonts w:ascii="Times New Roman" w:hAnsi="Times New Roman" w:eastAsia="宋体"/>
          <w:sz w:val="24"/>
          <w:szCs w:val="24"/>
        </w:rPr>
        <w:t xml:space="preserve"> 与 </w:t>
      </w:r>
      <w:r w:rsidRPr="00C4D5E6">
        <w:rPr>
          <w:rFonts w:ascii="Times New Roman" w:hAnsi="Times New Roman" w:eastAsia="宋体"/>
          <w:sz w:val="24"/>
          <w:szCs w:val="24"/>
          <w:i/>
          <w:iCs/>
        </w:rPr>
        <w:t xml:space="preserve">25.8%</w:t>
      </w:r>
      <w:r w:rsidRPr="00C4D5E6">
        <w:rPr>
          <w:rFonts w:ascii="Times New Roman" w:hAnsi="Times New Roman" w:eastAsia="宋体"/>
          <w:sz w:val="24"/>
          <w:szCs w:val="24"/>
        </w:rPr>
        <w:t xml:space="preserve">，安慰剂组因不良事件停药更常见。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09" w14:textId="77777777" w:rsidR="00A1B2C3" w:rsidRDefault="00A1B2C3">
            <w:r w:rsidRPr="00C4D5E6">
              <w:rPr>
                <w:rFonts w:ascii="Times New Roman" w:hAnsi="Times New Roman" w:eastAsia="宋体"/>
                <w:sz w:val="24"/>
                <w:szCs w:val="24"/>
              </w:rPr>
              <w:t xml:space="preserve">基线特征</w:t>
            </w:r>
          </w:p>
        </w:tc>
        <w:tc>
          <w:tcPr>
            <w:tcW w:w="3000" w:type="dxa"/>
          </w:tcPr>
          <w:p w14:paraId="1A2B3C0A" w14:textId="77777777" w:rsidR="00A1B2C3" w:rsidRDefault="00A1B2C3">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组</w:t>
            </w:r>
          </w:p>
        </w:tc>
        <w:tc>
          <w:tcPr>
            <w:tcW w:w="3000" w:type="dxa"/>
          </w:tcPr>
          <w:p w14:paraId="1A2B3C0B" w14:textId="77777777" w:rsidR="00A1B2C3" w:rsidRDefault="00A1B2C3">
            <w:r w:rsidRPr="00C4D5E6">
              <w:rPr>
                <w:rFonts w:ascii="Times New Roman" w:hAnsi="Times New Roman" w:eastAsia="宋体"/>
                <w:sz w:val="24"/>
                <w:szCs w:val="24"/>
              </w:rPr>
              <w:t xml:space="preserve">安慰剂组</w:t>
            </w:r>
          </w:p>
        </w:tc>
      </w:tr>
      <w:tr>
        <w:tc>
          <w:tcPr>
            <w:tcW w:w="3000" w:type="dxa"/>
          </w:tcPr>
          <w:p w14:paraId="1A2B3C0C" w14:textId="77777777" w:rsidR="00A1B2C3" w:rsidRDefault="00A1B2C3">
            <w:r w:rsidRPr="00C4D5E6">
              <w:rPr>
                <w:rFonts w:ascii="Times New Roman" w:hAnsi="Times New Roman" w:eastAsia="宋体"/>
                <w:sz w:val="24"/>
                <w:szCs w:val="24"/>
              </w:rPr>
              <w:t xml:space="preserve">年龄（岁）</w:t>
            </w:r>
          </w:p>
        </w:tc>
        <w:tc>
          <w:tcPr>
            <w:tcW w:w="3000" w:type="dxa"/>
          </w:tcPr>
          <w:p w14:paraId="1A2B3C0D" w14:textId="77777777" w:rsidR="00A1B2C3" w:rsidRDefault="00A1B2C3">
            <w:r w:rsidRPr="00C4D5E6">
              <w:rPr>
                <w:rFonts w:ascii="Times New Roman" w:hAnsi="Times New Roman" w:eastAsia="宋体"/>
                <w:sz w:val="24"/>
                <w:szCs w:val="24"/>
              </w:rPr>
              <w:t xml:space="preserve">66.2 ± 11.0</w:t>
            </w:r>
          </w:p>
        </w:tc>
        <w:tc>
          <w:tcPr>
            <w:tcW w:w="3000" w:type="dxa"/>
          </w:tcPr>
          <w:p w14:paraId="1A2B3C0E" w14:textId="77777777" w:rsidR="00A1B2C3" w:rsidRDefault="00A1B2C3">
            <w:r w:rsidRPr="00C4D5E6">
              <w:rPr>
                <w:rFonts w:ascii="Times New Roman" w:hAnsi="Times New Roman" w:eastAsia="宋体"/>
                <w:sz w:val="24"/>
                <w:szCs w:val="24"/>
              </w:rPr>
              <w:t xml:space="preserve">66.5 ± 10.8</w:t>
            </w:r>
          </w:p>
        </w:tc>
      </w:tr>
      <w:tr>
        <w:tc>
          <w:tcPr>
            <w:tcW w:w="3000" w:type="dxa"/>
          </w:tcPr>
          <w:p w14:paraId="1A2B3C0F" w14:textId="77777777" w:rsidR="00A1B2C3" w:rsidRDefault="00A1B2C3">
            <w:r w:rsidRPr="00C4D5E6">
              <w:rPr>
                <w:rFonts w:ascii="Times New Roman" w:hAnsi="Times New Roman" w:eastAsia="宋体"/>
                <w:sz w:val="24"/>
                <w:szCs w:val="24"/>
              </w:rPr>
              <w:t xml:space="preserve">男性（%）</w:t>
            </w:r>
          </w:p>
        </w:tc>
        <w:tc>
          <w:tcPr>
            <w:tcW w:w="3000" w:type="dxa"/>
          </w:tcPr>
          <w:p w14:paraId="1A2B3C10" w14:textId="77777777" w:rsidR="00A1B2C3" w:rsidRDefault="00A1B2C3">
            <w:r w:rsidRPr="00C4D5E6">
              <w:rPr>
                <w:rFonts w:ascii="Times New Roman" w:hAnsi="Times New Roman" w:eastAsia="宋体"/>
                <w:sz w:val="24"/>
                <w:szCs w:val="24"/>
              </w:rPr>
              <w:t xml:space="preserve">76.2</w:t>
            </w:r>
          </w:p>
        </w:tc>
        <w:tc>
          <w:tcPr>
            <w:tcW w:w="3000" w:type="dxa"/>
          </w:tcPr>
          <w:p w14:paraId="1A2B3C11" w14:textId="77777777" w:rsidR="00A1B2C3" w:rsidRDefault="00A1B2C3">
            <w:r w:rsidRPr="00C4D5E6">
              <w:rPr>
                <w:rFonts w:ascii="Times New Roman" w:hAnsi="Times New Roman" w:eastAsia="宋体"/>
                <w:sz w:val="24"/>
                <w:szCs w:val="24"/>
              </w:rPr>
              <w:t xml:space="preserve">77.0</w:t>
            </w:r>
          </w:p>
        </w:tc>
      </w:tr>
    </w:tbl>
    <w:p w14:paraId="1A2B3C12" w14:textId="77777777" w:rsidR="00A1B2C3" w:rsidRDefault="00A1B2C3">
      <w:pPr>
        <w:pStyle w:val="Heading2"/>
      </w:pPr>
      <w:r w:rsidRPr="00C4D5E6">
        <w:rPr>
          <w:rFonts w:ascii="Times New Roman" w:hAnsi="Times New Roman" w:eastAsia="宋体"/>
          <w:sz w:val="24"/>
          <w:szCs w:val="24"/>
        </w:rPr>
        <w:t xml:space="preserve">讨论</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本研究显示</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可降低心血管死亡或心衰恶化风险，效果挺好，且安全性可接受。</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该结果与既往同类研究一致，但样本以亚洲人群为主，外推需谨慎。</w:t>
      </w:r>
    </w:p>
    <w:p w14:paraId="1A2B3C15" w14:textId="77777777" w:rsidR="00A1B2C3" w:rsidRDefault="00A1B2C3">
      <w:pPr>
        <w:pStyle w:val="Heading2"/>
      </w:pPr>
      <w:r w:rsidRPr="00C4D5E6">
        <w:rPr>
          <w:rFonts w:ascii="Times New Roman" w:hAnsi="Times New Roman" w:eastAsia="宋体"/>
          <w:sz w:val="24"/>
          <w:szCs w:val="24"/>
        </w:rPr>
        <w:t xml:space="preserve">结论</w:t>
      </w:r>
    </w:p>
    <w:p w14:paraId="1A2B3C16" w14:textId="77777777" w:rsidR="00A1B2C3" w:rsidRDefault="00A1B2C3">
      <w:pPr>
        <w:spacing w:line="480" w:lineRule="auto"/>
        <w:ind w:firstLine="480"/>
        <w:jc w:val="both"/>
      </w:pPr>
      <w:r w:rsidRPr="00C4D5E6">
        <w:rPr>
          <w:rFonts w:ascii="Times New Roman" w:hAnsi="Times New Roman" w:eastAsia="宋体"/>
          <w:sz w:val="24"/>
          <w:szCs w:val="24"/>
          <w:b/>
          <w:bCs/>
        </w:rPr>
        <w:t xml:space="preserve">达格列净</w:t>
      </w:r>
      <w:r>
        <w:rPr>
          <w:rFonts w:ascii="Times New Roman" w:hAnsi="Times New Roman" w:eastAsia="宋体"/>
          <w:sz w:val="24"/>
          <w:szCs w:val="24"/>
        </w:rPr>
        <w:t xml:space="preserve">改善了射血分数降低的心力衰竭患者的主要结局。</w:t>
      </w:r>
      <w:del w:id="901" w:author="钱东" w:date="2026-10-19T08:00:00Z">
        <w:r>
          <w:rPr>
            <w:rFonts w:ascii="Times New Roman" w:hAnsi="Times New Roman" w:eastAsia="宋体"/>
            <w:sz w:val="24"/>
            <w:szCs w:val="24"/>
          </w:rPr>
          <w:delText xml:space="preserve">安全性总体可接受</w:delText>
        </w:r>
      </w:del>
      <w:ins w:id="902" w:author="钱东" w:date="2026-10-19T08:00:00Z">
        <w:r>
          <w:rPr>
            <w:rFonts w:ascii="Times New Roman" w:hAnsi="Times New Roman" w:eastAsia="宋体"/>
            <w:sz w:val="24"/>
            <w:szCs w:val="24"/>
          </w:rPr>
          <w:t xml:space="preserve">安全性总体可接受，但需长期随访</w:t>
        </w:r>
      </w:ins>
      <w:r>
        <w:rPr>
          <w:rFonts w:ascii="Times New Roman" w:hAnsi="Times New Roman" w:eastAsia="宋体"/>
          <w:sz w:val="24"/>
          <w:szCs w:val="24"/>
        </w:rPr>
        <w:t xml:space="preserve">。该方案的广泛临床推广尚需更多样本人群及真实世界研究进一步验证。</w:t>
      </w:r>
    </w:p>
    <w:sectPr>
      <w:pgSz w:w="11906" w:h="16838"/>
      <w:pgMar w:top="1440" w:right="1440" w:bottom="1440" w:left="1440" w:header="851" w:footer="992" w:gutter="0"/>
    </w:sectPr>
  </w:body>
</w:document>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