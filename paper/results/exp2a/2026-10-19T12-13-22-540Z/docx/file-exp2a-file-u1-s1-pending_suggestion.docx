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4744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可降低心血管死亡或心衰恶化风险，效果挺好，且安全性可接受。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</w:t>
      </w:r>
      <w:del w:id="901" w:author="钱东" w:date="2026-10-19T08:00:00Z">
        <w:r>
          <w:rPr>
            <w:rFonts w:ascii="Times New Roman" w:hAnsi="Times New Roman" w:eastAsia="宋体"/>
            <w:sz w:val="24"/>
            <w:szCs w:val="24"/>
          </w:rPr>
          <w:delText xml:space="preserve">安全性总体可接受</w:delText>
        </w:r>
      </w:del>
      <w:ins w:id="902" w:author="钱东" w:date="2026-10-19T08:00:00Z">
        <w:r>
          <w:rPr>
            <w:rFonts w:ascii="Times New Roman" w:hAnsi="Times New Roman" w:eastAsia="宋体"/>
            <w:sz w:val="24"/>
            <w:szCs w:val="24"/>
          </w:rPr>
          <w:t xml:space="preserve">安全性总体可接受，但需长期随访</w:t>
        </w:r>
      </w:ins>
      <w:r>
        <w:rPr>
          <w:rFonts w:ascii="Times New Roman" w:hAnsi="Times New Roman" w:eastAsia="宋体"/>
          <w:sz w:val="24"/>
          <w:szCs w:val="24"/>
        </w:rPr>
        <w:t>。该方案或可为临床实践提供一种治疗选择，但其在更广泛人群中的获益与长期安全性仍需进一步研究验证。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