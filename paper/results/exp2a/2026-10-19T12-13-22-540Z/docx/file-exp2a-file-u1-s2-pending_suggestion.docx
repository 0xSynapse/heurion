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305 例受试者。化疗组中位随访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组与化疗组的严重不良事件发生率分别为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，化疗组因不良事件停药更常见。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化疗组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可降低无进展生存期风险，效果挺好，且安全性可接受。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</w:t>
      </w:r>
      <w:del w:id="901" w:author="钱东" w:date="2026-10-19T08:00:00Z">
        <w:r>
          <w:rPr>
            <w:rFonts w:ascii="Times New Roman" w:hAnsi="Times New Roman" w:eastAsia="宋体"/>
            <w:sz w:val="24"/>
            <w:szCs w:val="24"/>
          </w:rPr>
          <w:delText xml:space="preserve">安全性总体可接受</w:delText>
        </w:r>
      </w:del>
      <w:ins w:id="902" w:author="钱东" w:date="2026-10-19T08:00:00Z">
        <w:r>
          <w:rPr>
            <w:rFonts w:ascii="Times New Roman" w:hAnsi="Times New Roman" w:eastAsia="宋体"/>
            <w:sz w:val="24"/>
            <w:szCs w:val="24"/>
          </w:rPr>
          <w:t xml:space="preserve">安全性总体可接受，但需长期随访</w:t>
        </w:r>
      </w:ins>
      <w:r>
        <w:rPr>
          <w:rFonts w:ascii="Times New Roman" w:hAnsi="Times New Roman" w:eastAsia="宋体"/>
          <w:sz w:val="24"/>
          <w:szCs w:val="24"/>
        </w:rPr>
        <w:t>。该方案可能为这部分患者提供一种治疗选择，但鉴于研究人群以亚洲人群为主，其广泛推广仍需在更多样化人群中进一步验证。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