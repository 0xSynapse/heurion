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14="http://schemas.microsoft.com/office/word/2010/wordml" xmlns:mc="http://schemas.openxmlformats.org/markup-compatibility/2006" mc:Ignorable="w14">
  <w:body>
    <w:p w14:paraId="1A2B3C01" w14:textId="77777777" w:rsidR="00A1B2C3" w:rsidRDefault="00A1B2C3">
      <w:pPr>
        <w:pStyle w:val="Heading1"/>
      </w:pPr>
      <w:r w:rsidRPr="00C4D5E6">
        <w:rPr>
          <w:rFonts w:ascii="Times New Roman" w:hAnsi="Times New Roman" w:eastAsia="宋体"/>
          <w:sz w:val="24"/>
          <w:szCs w:val="24"/>
          <w:b/>
          <w:bCs/>
        </w:rPr>
        <w:t xml:space="preserve">达格列净</w:t>
      </w:r>
      <w:r w:rsidRPr="00C4D5E6">
        <w:rPr>
          <w:rFonts w:ascii="Times New Roman" w:hAnsi="Times New Roman" w:eastAsia="宋体"/>
          <w:sz w:val="24"/>
          <w:szCs w:val="24"/>
        </w:rPr>
        <w:t xml:space="preserve">治疗慢性肾脏病的随机对照试验</w:t>
      </w:r>
    </w:p>
    <w:p w14:paraId="1A2B3C02" w14:textId="77777777" w:rsidR="00A1B2C3" w:rsidRDefault="00A1B2C3">
      <w:pPr>
        <w:pStyle w:val="Heading2"/>
      </w:pPr>
      <w:r w:rsidRPr="00C4D5E6">
        <w:rPr>
          <w:rFonts w:ascii="Times New Roman" w:hAnsi="Times New Roman" w:eastAsia="宋体"/>
          <w:sz w:val="24"/>
          <w:szCs w:val="24"/>
        </w:rPr>
        <w:t xml:space="preserve">背景</w:t>
      </w:r>
    </w:p>
    <w:p w14:paraId="1A2B3C03" w14:textId="77777777" w:rsidR="00A1B2C3" w:rsidRDefault="00A1B2C3">
      <w:pPr>
        <w:spacing w:line="480" w:lineRule="auto"/>
        <w:ind w:firstLine="480"/>
        <w:jc w:val="both"/>
      </w:pPr>
      <w:r w:rsidRPr="00C4D5E6">
        <w:rPr>
          <w:rFonts w:ascii="Times New Roman" w:hAnsi="Times New Roman" w:eastAsia="宋体"/>
          <w:sz w:val="24"/>
          <w:szCs w:val="24"/>
        </w:rPr>
        <w:t xml:space="preserve">慢性肾脏病预后较差，现有治疗仍有未满足的需求。</w:t>
      </w:r>
      <w:r w:rsidRPr="00C4D5E6">
        <w:rPr>
          <w:rFonts w:ascii="Times New Roman" w:hAnsi="Times New Roman" w:eastAsia="宋体"/>
          <w:sz w:val="24"/>
          <w:szCs w:val="24"/>
          <w:b/>
          <w:bCs/>
        </w:rPr>
        <w:t xml:space="preserve">达格列净</w:t>
      </w:r>
      <w:r w:rsidRPr="00C4D5E6">
        <w:rPr>
          <w:rFonts w:ascii="Times New Roman" w:hAnsi="Times New Roman" w:eastAsia="宋体"/>
          <w:sz w:val="24"/>
          <w:szCs w:val="24"/>
        </w:rPr>
        <w:t xml:space="preserve">在既往研究中显示出潜在获益。</w:t>
      </w:r>
    </w:p>
    <w:p w14:paraId="1A2B3C04" w14:textId="77777777" w:rsidR="00A1B2C3" w:rsidRDefault="00A1B2C3">
      <w:pPr>
        <w:pStyle w:val="Heading2"/>
      </w:pPr>
      <w:r w:rsidRPr="00C4D5E6">
        <w:rPr>
          <w:rFonts w:ascii="Times New Roman" w:hAnsi="Times New Roman" w:eastAsia="宋体"/>
          <w:sz w:val="24"/>
          <w:szCs w:val="24"/>
        </w:rPr>
        <w:t xml:space="preserve">方法</w:t>
      </w:r>
    </w:p>
    <w:p w14:paraId="1A2B3C05" w14:textId="77777777" w:rsidR="00A1B2C3" w:rsidRDefault="00A1B2C3">
      <w:pPr>
        <w:spacing w:line="480" w:lineRule="auto"/>
        <w:ind w:firstLine="480"/>
        <w:jc w:val="both"/>
      </w:pPr>
      <w:r w:rsidRPr="00C4D5E6">
        <w:rPr>
          <w:rFonts w:ascii="Times New Roman" w:hAnsi="Times New Roman" w:eastAsia="宋体"/>
          <w:sz w:val="24"/>
          <w:szCs w:val="24"/>
        </w:rPr>
        <w:t xml:space="preserve">本研究为多中心、随机、双盲、安慰剂对照试验。受试者按 1:1 随机分配至</w:t>
      </w:r>
      <w:r w:rsidRPr="00C4D5E6">
        <w:rPr>
          <w:rFonts w:ascii="Times New Roman" w:hAnsi="Times New Roman" w:eastAsia="宋体"/>
          <w:sz w:val="24"/>
          <w:szCs w:val="24"/>
          <w:b/>
          <w:bCs/>
        </w:rPr>
        <w:t xml:space="preserve">达格列净</w:t>
      </w:r>
      <w:r w:rsidRPr="00C4D5E6">
        <w:rPr>
          <w:rFonts w:ascii="Times New Roman" w:hAnsi="Times New Roman" w:eastAsia="宋体"/>
          <w:sz w:val="24"/>
          <w:szCs w:val="24"/>
        </w:rPr>
        <w:t xml:space="preserve">组或安慰剂组。</w:t>
      </w:r>
    </w:p>
    <w:p w14:paraId="1A2B3C06" w14:textId="77777777" w:rsidR="00A1B2C3" w:rsidRDefault="00A1B2C3">
      <w:pPr>
        <w:spacing w:line="480" w:lineRule="auto"/>
        <w:ind w:firstLine="480"/>
        <w:jc w:val="both"/>
      </w:pPr>
      <w:r w:rsidRPr="00C4D5E6">
        <w:rPr>
          <w:rFonts w:ascii="Times New Roman" w:hAnsi="Times New Roman" w:eastAsia="宋体"/>
          <w:sz w:val="24"/>
          <w:szCs w:val="24"/>
        </w:rPr>
        <w:t xml:space="preserve">主要终点为eGFR 持续下降、终末期肾病或肾性/心血管死亡，次要终点包括全因死亡与生活质量评分。</w:t>
      </w:r>
    </w:p>
    <w:p w14:paraId="1A2B3C07" w14:textId="77777777" w:rsidR="00A1B2C3" w:rsidRDefault="00A1B2C3">
      <w:pPr>
        <w:pStyle w:val="Heading2"/>
      </w:pPr>
      <w:r w:rsidRPr="00C4D5E6">
        <w:rPr>
          <w:rFonts w:ascii="Times New Roman" w:hAnsi="Times New Roman" w:eastAsia="宋体"/>
          <w:sz w:val="24"/>
          <w:szCs w:val="24"/>
        </w:rPr>
        <w:t xml:space="preserve">结果</w:t>
      </w:r>
    </w:p>
    <w:p w14:paraId="1A2B3C08" w14:textId="77777777" w:rsidR="00A1B2C3" w:rsidRDefault="00A1B2C3">
      <w:pPr>
        <w:spacing w:line="480" w:lineRule="auto"/>
        <w:ind w:firstLine="480"/>
        <w:jc w:val="both"/>
      </w:pPr>
      <w:r w:rsidRPr="00C4D5E6">
        <w:rPr>
          <w:rFonts w:ascii="Times New Roman" w:hAnsi="Times New Roman" w:eastAsia="宋体"/>
          <w:sz w:val="24"/>
          <w:szCs w:val="24"/>
        </w:rPr>
        <w:t xml:space="preserve">共纳入 4304 例受试者。安慰剂组中位随访 18 个个月；</w:t>
      </w:r>
      <w:r w:rsidRPr="00C4D5E6">
        <w:rPr>
          <w:rFonts w:ascii="Times New Roman" w:hAnsi="Times New Roman" w:eastAsia="宋体"/>
          <w:sz w:val="24"/>
          <w:szCs w:val="24"/>
          <w:b/>
          <w:bCs/>
        </w:rPr>
        <w:t xml:space="preserve">达格列净</w:t>
      </w:r>
      <w:r w:rsidRPr="00C4D5E6">
        <w:rPr>
          <w:rFonts w:ascii="Times New Roman" w:hAnsi="Times New Roman" w:eastAsia="宋体"/>
          <w:sz w:val="24"/>
          <w:szCs w:val="24"/>
        </w:rPr>
        <w:t xml:space="preserve">组与安慰剂组的严重不良事件发生率分别为 </w:t>
      </w:r>
      <w:r w:rsidRPr="00C4D5E6">
        <w:rPr>
          <w:rFonts w:ascii="Times New Roman" w:hAnsi="Times New Roman" w:eastAsia="宋体"/>
          <w:sz w:val="24"/>
          <w:szCs w:val="24"/>
          <w:i/>
          <w:iCs/>
        </w:rPr>
        <w:t xml:space="preserve">21.4%</w:t>
      </w:r>
      <w:r w:rsidRPr="00C4D5E6">
        <w:rPr>
          <w:rFonts w:ascii="Times New Roman" w:hAnsi="Times New Roman" w:eastAsia="宋体"/>
          <w:sz w:val="24"/>
          <w:szCs w:val="24"/>
        </w:rPr>
        <w:t xml:space="preserve"> 与 </w:t>
      </w:r>
      <w:r w:rsidRPr="00C4D5E6">
        <w:rPr>
          <w:rFonts w:ascii="Times New Roman" w:hAnsi="Times New Roman" w:eastAsia="宋体"/>
          <w:sz w:val="24"/>
          <w:szCs w:val="24"/>
          <w:i/>
          <w:iCs/>
        </w:rPr>
        <w:t xml:space="preserve">25.8%</w:t>
      </w:r>
      <w:r w:rsidRPr="00C4D5E6">
        <w:rPr>
          <w:rFonts w:ascii="Times New Roman" w:hAnsi="Times New Roman" w:eastAsia="宋体"/>
          <w:sz w:val="24"/>
          <w:szCs w:val="24"/>
        </w:rPr>
        <w:t xml:space="preserve">，安慰剂组因不良事件停药更常见。</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3000"/>
        <w:gridCol w:w="3000"/>
        <w:gridCol w:w="3000"/>
      </w:tblGrid>
      <w:tr>
        <w:trPr>
          <w:tblHeader/>
        </w:trPr>
        <w:tc>
          <w:tcPr>
            <w:tcW w:w="3000" w:type="dxa"/>
          </w:tcPr>
          <w:p w14:paraId="1A2B3C09" w14:textId="77777777" w:rsidR="00A1B2C3" w:rsidRDefault="00A1B2C3">
            <w:r w:rsidRPr="00C4D5E6">
              <w:rPr>
                <w:rFonts w:ascii="Times New Roman" w:hAnsi="Times New Roman" w:eastAsia="宋体"/>
                <w:sz w:val="24"/>
                <w:szCs w:val="24"/>
              </w:rPr>
              <w:t xml:space="preserve">基线特征</w:t>
            </w:r>
          </w:p>
        </w:tc>
        <w:tc>
          <w:tcPr>
            <w:tcW w:w="3000" w:type="dxa"/>
          </w:tcPr>
          <w:p w14:paraId="1A2B3C0A" w14:textId="77777777" w:rsidR="00A1B2C3" w:rsidRDefault="00A1B2C3">
            <w:r w:rsidRPr="00C4D5E6">
              <w:rPr>
                <w:rFonts w:ascii="Times New Roman" w:hAnsi="Times New Roman" w:eastAsia="宋体"/>
                <w:sz w:val="24"/>
                <w:szCs w:val="24"/>
                <w:b/>
                <w:bCs/>
              </w:rPr>
              <w:t xml:space="preserve">达格列净</w:t>
            </w:r>
            <w:r w:rsidRPr="00C4D5E6">
              <w:rPr>
                <w:rFonts w:ascii="Times New Roman" w:hAnsi="Times New Roman" w:eastAsia="宋体"/>
                <w:sz w:val="24"/>
                <w:szCs w:val="24"/>
              </w:rPr>
              <w:t xml:space="preserve">组</w:t>
            </w:r>
          </w:p>
        </w:tc>
        <w:tc>
          <w:tcPr>
            <w:tcW w:w="3000" w:type="dxa"/>
          </w:tcPr>
          <w:p w14:paraId="1A2B3C0B" w14:textId="77777777" w:rsidR="00A1B2C3" w:rsidRDefault="00A1B2C3">
            <w:r w:rsidRPr="00C4D5E6">
              <w:rPr>
                <w:rFonts w:ascii="Times New Roman" w:hAnsi="Times New Roman" w:eastAsia="宋体"/>
                <w:sz w:val="24"/>
                <w:szCs w:val="24"/>
              </w:rPr>
              <w:t xml:space="preserve">安慰剂组</w:t>
            </w:r>
          </w:p>
        </w:tc>
      </w:tr>
      <w:tr>
        <w:tc>
          <w:tcPr>
            <w:tcW w:w="3000" w:type="dxa"/>
          </w:tcPr>
          <w:p w14:paraId="1A2B3C0C" w14:textId="77777777" w:rsidR="00A1B2C3" w:rsidRDefault="00A1B2C3">
            <w:r w:rsidRPr="00C4D5E6">
              <w:rPr>
                <w:rFonts w:ascii="Times New Roman" w:hAnsi="Times New Roman" w:eastAsia="宋体"/>
                <w:sz w:val="24"/>
                <w:szCs w:val="24"/>
              </w:rPr>
              <w:t xml:space="preserve">年龄（岁）</w:t>
            </w:r>
          </w:p>
        </w:tc>
        <w:tc>
          <w:tcPr>
            <w:tcW w:w="3000" w:type="dxa"/>
          </w:tcPr>
          <w:p w14:paraId="1A2B3C0D" w14:textId="77777777" w:rsidR="00A1B2C3" w:rsidRDefault="00A1B2C3">
            <w:r w:rsidRPr="00C4D5E6">
              <w:rPr>
                <w:rFonts w:ascii="Times New Roman" w:hAnsi="Times New Roman" w:eastAsia="宋体"/>
                <w:sz w:val="24"/>
                <w:szCs w:val="24"/>
              </w:rPr>
              <w:t xml:space="preserve">61.8 ± 12.1</w:t>
            </w:r>
          </w:p>
        </w:tc>
        <w:tc>
          <w:tcPr>
            <w:tcW w:w="3000" w:type="dxa"/>
          </w:tcPr>
          <w:p w14:paraId="1A2B3C0E" w14:textId="77777777" w:rsidR="00A1B2C3" w:rsidRDefault="00A1B2C3">
            <w:r w:rsidRPr="00C4D5E6">
              <w:rPr>
                <w:rFonts w:ascii="Times New Roman" w:hAnsi="Times New Roman" w:eastAsia="宋体"/>
                <w:sz w:val="24"/>
                <w:szCs w:val="24"/>
              </w:rPr>
              <w:t xml:space="preserve">61.9 ± 12.1</w:t>
            </w:r>
          </w:p>
        </w:tc>
      </w:tr>
      <w:tr>
        <w:tc>
          <w:tcPr>
            <w:tcW w:w="3000" w:type="dxa"/>
          </w:tcPr>
          <w:p w14:paraId="1A2B3C0F" w14:textId="77777777" w:rsidR="00A1B2C3" w:rsidRDefault="00A1B2C3">
            <w:r w:rsidRPr="00C4D5E6">
              <w:rPr>
                <w:rFonts w:ascii="Times New Roman" w:hAnsi="Times New Roman" w:eastAsia="宋体"/>
                <w:sz w:val="24"/>
                <w:szCs w:val="24"/>
              </w:rPr>
              <w:t xml:space="preserve">男性（%）</w:t>
            </w:r>
          </w:p>
        </w:tc>
        <w:tc>
          <w:tcPr>
            <w:tcW w:w="3000" w:type="dxa"/>
          </w:tcPr>
          <w:p w14:paraId="1A2B3C10" w14:textId="77777777" w:rsidR="00A1B2C3" w:rsidRDefault="00A1B2C3">
            <w:r w:rsidRPr="00C4D5E6">
              <w:rPr>
                <w:rFonts w:ascii="Times New Roman" w:hAnsi="Times New Roman" w:eastAsia="宋体"/>
                <w:sz w:val="24"/>
                <w:szCs w:val="24"/>
              </w:rPr>
              <w:t xml:space="preserve">76.2</w:t>
            </w:r>
          </w:p>
        </w:tc>
        <w:tc>
          <w:tcPr>
            <w:tcW w:w="3000" w:type="dxa"/>
          </w:tcPr>
          <w:p w14:paraId="1A2B3C11" w14:textId="77777777" w:rsidR="00A1B2C3" w:rsidRDefault="00A1B2C3">
            <w:r w:rsidRPr="00C4D5E6">
              <w:rPr>
                <w:rFonts w:ascii="Times New Roman" w:hAnsi="Times New Roman" w:eastAsia="宋体"/>
                <w:sz w:val="24"/>
                <w:szCs w:val="24"/>
              </w:rPr>
              <w:t xml:space="preserve">77.0</w:t>
            </w:r>
          </w:p>
        </w:tc>
      </w:tr>
    </w:tbl>
    <w:p w14:paraId="1A2B3C12" w14:textId="77777777" w:rsidR="00A1B2C3" w:rsidRDefault="00A1B2C3">
      <w:pPr>
        <w:pStyle w:val="Heading2"/>
      </w:pPr>
      <w:r w:rsidRPr="00C4D5E6">
        <w:rPr>
          <w:rFonts w:ascii="Times New Roman" w:hAnsi="Times New Roman" w:eastAsia="宋体"/>
          <w:sz w:val="24"/>
          <w:szCs w:val="24"/>
        </w:rPr>
        <w:t xml:space="preserve">讨论</w:t>
      </w:r>
    </w:p>
    <w:p w14:paraId="1A2B3C13" w14:textId="77777777" w:rsidR="00A1B2C3" w:rsidRDefault="00A1B2C3">
      <w:pPr>
        <w:spacing w:line="480" w:lineRule="auto"/>
        <w:ind w:firstLine="480"/>
        <w:jc w:val="both"/>
      </w:pPr>
      <w:r w:rsidRPr="00C4D5E6">
        <w:rPr>
          <w:rFonts w:ascii="Times New Roman" w:hAnsi="Times New Roman" w:eastAsia="宋体"/>
          <w:sz w:val="24"/>
          <w:szCs w:val="24"/>
        </w:rPr>
        <w:t xml:space="preserve">本研究显示</w:t>
      </w:r>
      <w:r w:rsidRPr="00C4D5E6">
        <w:rPr>
          <w:rFonts w:ascii="Times New Roman" w:hAnsi="Times New Roman" w:eastAsia="宋体"/>
          <w:sz w:val="24"/>
          <w:szCs w:val="24"/>
          <w:b/>
          <w:bCs/>
        </w:rPr>
        <w:t xml:space="preserve">达格列净</w:t>
      </w:r>
      <w:r w:rsidRPr="00C4D5E6">
        <w:rPr>
          <w:rFonts w:ascii="Times New Roman" w:hAnsi="Times New Roman" w:eastAsia="宋体"/>
          <w:sz w:val="24"/>
          <w:szCs w:val="24"/>
        </w:rPr>
        <w:t xml:space="preserve">可降低eGFR 持续下降、终末期肾病或肾性/心血管死亡风险，效果挺好，且安全性可接受。</w:t>
      </w:r>
    </w:p>
    <w:p w14:paraId="1A2B3C14" w14:textId="77777777" w:rsidR="00A1B2C3" w:rsidRDefault="00A1B2C3">
      <w:pPr>
        <w:spacing w:line="480" w:lineRule="auto"/>
        <w:ind w:firstLine="480"/>
        <w:jc w:val="both"/>
      </w:pPr>
      <w:r w:rsidRPr="00C4D5E6">
        <w:rPr>
          <w:rFonts w:ascii="Times New Roman" w:hAnsi="Times New Roman" w:eastAsia="宋体"/>
          <w:sz w:val="24"/>
          <w:szCs w:val="24"/>
        </w:rPr>
        <w:t xml:space="preserve">该结果与既往同类研究一致，但样本以亚洲人群为主，外推需谨慎。</w:t>
      </w:r>
    </w:p>
    <w:p w14:paraId="1A2B3C15" w14:textId="77777777" w:rsidR="00A1B2C3" w:rsidRDefault="00A1B2C3">
      <w:pPr>
        <w:pStyle w:val="Heading2"/>
      </w:pPr>
      <w:r w:rsidRPr="00C4D5E6">
        <w:rPr>
          <w:rFonts w:ascii="Times New Roman" w:hAnsi="Times New Roman" w:eastAsia="宋体"/>
          <w:sz w:val="24"/>
          <w:szCs w:val="24"/>
        </w:rPr>
        <w:t xml:space="preserve">结论</w:t>
      </w:r>
    </w:p>
    <w:p w14:paraId="1A2B3C16" w14:textId="77777777" w:rsidR="00A1B2C3" w:rsidRDefault="00A1B2C3">
      <w:pPr>
        <w:spacing w:line="480" w:lineRule="auto"/>
        <w:ind w:firstLine="480"/>
        <w:jc w:val="both"/>
      </w:pPr>
      <w:r w:rsidRPr="00C4D5E6">
        <w:rPr>
          <w:rFonts w:ascii="Times New Roman" w:hAnsi="Times New Roman" w:eastAsia="宋体"/>
          <w:sz w:val="24"/>
          <w:szCs w:val="24"/>
          <w:b/>
          <w:bCs/>
        </w:rPr>
        <w:t xml:space="preserve">达格列净</w:t>
      </w:r>
      <w:r>
        <w:rPr>
          <w:rFonts w:ascii="Times New Roman" w:hAnsi="Times New Roman" w:eastAsia="宋体"/>
          <w:sz w:val="24"/>
          <w:szCs w:val="24"/>
        </w:rPr>
        <w:t xml:space="preserve">改善了慢性肾脏病患者的主要结局。</w:t>
      </w:r>
      <w:del w:id="901" w:author="钱东" w:date="2026-10-19T08:00:00Z">
        <w:r>
          <w:rPr>
            <w:rFonts w:ascii="Times New Roman" w:hAnsi="Times New Roman" w:eastAsia="宋体"/>
            <w:sz w:val="24"/>
            <w:szCs w:val="24"/>
          </w:rPr>
          <w:delText xml:space="preserve">安全性总体可接受</w:delText>
        </w:r>
      </w:del>
      <w:ins w:id="902" w:author="钱东" w:date="2026-10-19T08:00:00Z">
        <w:r>
          <w:rPr>
            <w:rFonts w:ascii="Times New Roman" w:hAnsi="Times New Roman" w:eastAsia="宋体"/>
            <w:sz w:val="24"/>
            <w:szCs w:val="24"/>
          </w:rPr>
          <w:t xml:space="preserve">安全性总体可接受，但需长期随访</w:t>
        </w:r>
      </w:ins>
      <w:r>
        <w:rPr>
          <w:rFonts w:ascii="Times New Roman" w:hAnsi="Times New Roman" w:eastAsia="宋体"/>
          <w:sz w:val="24"/>
          <w:szCs w:val="24"/>
        </w:rPr>
        <w:t>。上述结果提示达格列净可能为该类患者带来临床获益，但其在临床实践中的广泛推广仍需在更广泛人群及更长随访中进一步验证。</w:t>
      </w:r>
    </w:p>
    <w:sectPr>
      <w:pgSz w:w="11906" w:h="16838"/>
      <w:pgMar w:top="1440" w:right="1440" w:bottom="1440" w:left="1440" w:header="851" w:footer="992" w:gutter="0"/>
    </w:sectPr>
  </w:body>
</w:document>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ocDefaults>
    <w:rPrDefault>
      <w:rPr>
        <w:rFonts w:ascii="Times New Roman" w:hAnsi="Times New Roman" w:eastAsia="宋体" w:cs="Times New Roman"/>
        <w:sz w:val="24"/>
        <w:lang w:val="en-US" w:eastAsia="zh-CN"/>
      </w:rPr>
    </w:rPrDefault>
    <w:pPrDefault>
      <w:pPr>
        <w:spacing w:after="120" w:line="360"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6"/>
    </w:rPr>
  </w:style>
  <w:style w:type="paragraph" w:styleId="Heading2">
    <w:name w:val="heading 2"/>
    <w:basedOn w:val="Normal"/>
    <w:next w:val="Normal"/>
    <w:qFormat/>
    <w:pPr>
      <w:keepNext/>
      <w:spacing w:before="240" w:after="120"/>
      <w:outlineLvl w:val="1"/>
    </w:pPr>
    <w:rPr>
      <w:b/>
      <w:sz w:val="32"/>
    </w:rPr>
  </w:style>
  <w:style w:type="paragraph" w:styleId="Heading3">
    <w:name w:val="heading 3"/>
    <w:basedOn w:val="Normal"/>
    <w:next w:val="Normal"/>
    <w:qFormat/>
    <w:pPr>
      <w:keepNext/>
      <w:spacing w:before="240" w:after="120"/>
      <w:outlineLvl w:val="2"/>
    </w:pPr>
    <w:rPr>
      <w:b/>
      <w:sz w:val="28"/>
    </w:rPr>
  </w:style>
  <w:style w:type="paragraph" w:styleId="Heading4">
    <w:name w:val="heading 4"/>
    <w:basedOn w:val="Normal"/>
    <w:next w:val="Normal"/>
    <w:qFormat/>
    <w:pPr>
      <w:keepNext/>
      <w:spacing w:before="240" w:after="120"/>
      <w:outlineLvl w:val="3"/>
    </w:pPr>
    <w:rPr>
      <w:b/>
      <w:sz w:val="26"/>
    </w:rPr>
  </w:style>
  <w:style w:type="paragraph" w:styleId="Heading5">
    <w:name w:val="heading 5"/>
    <w:basedOn w:val="Normal"/>
    <w:next w:val="Normal"/>
    <w:qFormat/>
    <w:pPr>
      <w:keepNext/>
      <w:spacing w:before="240" w:after="120"/>
      <w:outlineLvl w:val="4"/>
    </w:pPr>
    <w:rPr>
      <w:b/>
      <w:sz w:val="24"/>
    </w:rPr>
  </w:style>
  <w:style w:type="paragraph" w:styleId="Heading6">
    <w:name w:val="heading 6"/>
    <w:basedOn w:val="Normal"/>
    <w:next w:val="Normal"/>
    <w:qFormat/>
    <w:pPr>
      <w:keepNext/>
      <w:spacing w:before="240" w:after="120"/>
      <w:outlineLvl w:val="5"/>
    </w:pPr>
    <w:rPr>
      <w:b/>
      <w:sz w:val="24"/>
    </w:rPr>
  </w:style>
  <w:style w:type="paragraph" w:styleId="Title">
    <w:name w:val="Title"/>
    <w:basedOn w:val="Normal"/>
    <w:pPr>
      <w:jc w:val="center"/>
    </w:pPr>
    <w:rPr>
      <w:b/>
      <w:sz w:val="40"/>
    </w:rPr>
  </w:style>
  <w:style w:type="paragraph" w:styleId="ListParagraph">
    <w:name w:val="List Paragraph"/>
    <w:basedOn w:val="Normal"/>
    <w:pPr>
      <w:ind w:left="720"/>
    </w:pPr>
  </w:style>
  <w:style w:type="paragraph" w:styleId="Quote">
    <w:name w:val="Quote"/>
    <w:basedOn w:val="Normal"/>
    <w:pPr>
      <w:ind w:left="720"/>
    </w:pPr>
    <w:rPr>
      <w:i/>
    </w:rPr>
  </w:style>
  <w:style w:type="paragraph" w:styleId="Caption">
    <w:name w:val="caption"/>
    <w:basedOn w:val="Normal"/>
    <w:pPr>
      <w:jc w:val="center"/>
    </w:pPr>
    <w:rPr>
      <w:sz w:val="20"/>
    </w:rPr>
  </w:style>
  <w:style w:type="character" w:styleId="Hyperlink">
    <w:name w:val="Hyperlink"/>
    <w:rPr>
      <w:color w:val="0563C1"/>
      <w:u w:val="single"/>
    </w:rPr>
  </w:style>
  <w:style w:type="character" w:styleId="CommentReference">
    <w:name w:val="annotation reference"/>
    <w:rPr>
      <w:sz w:val="1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