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Pr>
          <w:rFonts w:ascii="Times New Roman" w:hAnsi="Times New Roman" w:eastAsia="宋体"/>
          <w:sz w:val="24"/>
          <w:szCs w:val="24"/>
        </w:rPr>
        <w:t xml:space="preserve">For the primary endpoint of OS, the 1-year rate was higher with IC-CCRT (HR 0.445, 95% CI 0.286–0.693; p &lt; 0.001) and CCRT-CCT (HR 0.542, 95% CI 0.410–0.716; p &lt; 0.001) than with CCRT alone, and the 3-year rate with CCRT-CCT (HR 0.786, 95% CI 0.625–0.987; p = 0.039); no differences were found for 2-year OS, 3-year OS after IC-CCRT, 5-year OS, or LRR, whereas DMR was lower with CCRT-CCT (OR 1.562, 95% CI 1.090–2.240; p = 0.015). Ten articles (four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836 patients; six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1,339 patients with ESCC)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were included after excluding 2,340 </w:t>
      </w:r>
      <w:del w:id="901" w:author="Dong Qian" w:date="2026-10-19T08:00:00Z">
        <w:r>
          <w:rPr>
            <w:rFonts w:ascii="Times New Roman" w:hAnsi="Times New Roman" w:eastAsia="宋体"/>
            <w:sz w:val="24"/>
            <w:szCs w:val="24"/>
          </w:rPr>
          <w:delText xml:space="preserve">articles from a total of</w:delText>
        </w:r>
      </w:del>
      <w:ins w:id="902" w:author="Dong Qian" w:date="2026-10-19T08:00:00Z">
        <w:r>
          <w:rPr>
            <w:rFonts w:ascii="Times New Roman" w:hAnsi="Times New Roman" w:eastAsia="宋体"/>
            <w:sz w:val="24"/>
            <w:szCs w:val="24"/>
          </w:rPr>
          <w:t xml:space="preserve">articles from a total of (intention-to-treat population)</w:t>
        </w:r>
      </w:ins>
      <w:r w:rsidRPr="00C4D5E6">
        <w:rPr>
          <w:rFonts w:ascii="Times New Roman" w:hAnsi="Times New Roman" w:eastAsia="宋体"/>
          <w:sz w:val="24"/>
          <w:szCs w:val="24"/>
        </w:rPr>
        <w:t xml:space="preserve"> 2,350 citations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