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rPr>
        <w:t xml:space="preserve">The role of involved field irradiation versus elective nodal irradiation in definitive radiotherapy or chemoradiotherapy for esophageal cancer- a systematic review and meta-analysis</w:t>
      </w:r>
    </w:p>
    <w:p w14:paraId="1A2B3C02" w14:textId="77777777" w:rsidR="00A1B2C3" w:rsidRDefault="00A1B2C3">
      <w:pPr>
        <w:pStyle w:val="Heading2"/>
      </w:pPr>
      <w:r w:rsidRPr="00C4D5E6">
        <w:rPr>
          <w:rFonts w:ascii="Times New Roman" w:hAnsi="Times New Roman" w:eastAsia="宋体"/>
          <w:sz w:val="24"/>
          <w:szCs w:val="24"/>
        </w:rPr>
        <w:t xml:space="preserve">Abstract</w:t>
      </w:r>
    </w:p>
    <w:p w14:paraId="1A2B3C03" w14:textId="77777777" w:rsidR="00A1B2C3" w:rsidRDefault="00A1B2C3">
      <w:pPr>
        <w:spacing w:line="480" w:lineRule="auto"/>
        <w:ind w:firstLine="480"/>
        <w:jc w:val="both"/>
      </w:pPr>
      <w:r w:rsidRPr="00C4D5E6">
        <w:rPr>
          <w:b/>
          <w:rFonts w:ascii="Times New Roman" w:hAnsi="Times New Roman" w:eastAsia="宋体"/>
          <w:sz w:val="24"/>
          <w:szCs w:val="24"/>
        </w:rPr>
        <w:t xml:space="preserve">Objective:</w:t>
      </w:r>
      <w:r w:rsidRPr="00C4D5E6">
        <w:rPr>
          <w:rFonts w:ascii="Times New Roman" w:hAnsi="Times New Roman" w:eastAsia="宋体"/>
          <w:sz w:val="24"/>
          <w:szCs w:val="24"/>
        </w:rPr>
        <w:t xml:space="preserve"> This study aimed to analyze whether involved field irradiation (IFI) is associated with improving survival outcomes and reducing adverse events compared with elective nodal irradiation (ENI) in patients of esophageal cancer who underwent definitive radiotherapy or chemoradiotherapy.</w:t>
      </w:r>
    </w:p>
    <w:p w14:paraId="1A2B3C04" w14:textId="77777777" w:rsidR="00A1B2C3" w:rsidRDefault="00A1B2C3">
      <w:pPr>
        <w:spacing w:line="480" w:lineRule="auto"/>
        <w:ind w:firstLine="480"/>
        <w:jc w:val="both"/>
      </w:pPr>
      <w:r w:rsidRPr="00C4D5E6">
        <w:rPr>
          <w:b/>
          <w:rFonts w:ascii="Times New Roman" w:hAnsi="Times New Roman" w:eastAsia="宋体"/>
          <w:sz w:val="24"/>
          <w:szCs w:val="24"/>
        </w:rPr>
        <w:t xml:space="preserve">Summary background data:</w:t>
      </w:r>
      <w:r w:rsidRPr="00C4D5E6">
        <w:rPr>
          <w:rFonts w:ascii="Times New Roman" w:hAnsi="Times New Roman" w:eastAsia="宋体"/>
          <w:sz w:val="24"/>
          <w:szCs w:val="24"/>
        </w:rPr>
        <w:t xml:space="preserve"> Radiotherapy plays an important role for not surgery patients. However, the role of radiation target size is still uncertain.</w:t>
      </w:r>
    </w:p>
    <w:p w14:paraId="1A2B3C05" w14:textId="77777777" w:rsidR="00A1B2C3" w:rsidRDefault="00A1B2C3">
      <w:pPr>
        <w:spacing w:line="480" w:lineRule="auto"/>
        <w:ind w:firstLine="480"/>
        <w:jc w:val="both"/>
      </w:pPr>
      <w:r w:rsidRPr="00C4D5E6">
        <w:rPr>
          <w:b/>
          <w:rFonts w:ascii="Times New Roman" w:hAnsi="Times New Roman" w:eastAsia="宋体"/>
          <w:sz w:val="24"/>
          <w:szCs w:val="24"/>
        </w:rPr>
        <w:t xml:space="preserve">Methods:</w:t>
      </w:r>
      <w:r w:rsidRPr="00C4D5E6">
        <w:rPr>
          <w:rFonts w:ascii="Times New Roman" w:hAnsi="Times New Roman" w:eastAsia="宋体"/>
          <w:sz w:val="24"/>
          <w:szCs w:val="24"/>
        </w:rPr>
        <w:t xml:space="preserve"> We searched Web of Science, Embase, PubMed, and Cochrane Central for English and non-English publications comparing esophageal cancer patients who received radiotherapy with IFI with those with ENI. Primary outcomes included overall survival (OS) and adverse events related to radiotherapy. The risk of bias was assessed using the Cochrane Risk of Bias tool for randomized studies and the Newcastle-Ottawa Scale and Agency for Healthcare Research and Quality Standard for non-randomized studies. We evaluated the certainty of evidence by Grading of Recommendations, Assessment, Development, and Evaluation.</w:t>
      </w:r>
    </w:p>
    <w:p w14:paraId="1A2B3C06" w14:textId="77777777" w:rsidR="00A1B2C3" w:rsidRDefault="00A1B2C3">
      <w:pPr>
        <w:spacing w:line="480" w:lineRule="auto"/>
        <w:ind w:firstLine="480"/>
        <w:jc w:val="both"/>
      </w:pPr>
      <w:r w:rsidRPr="00C4D5E6">
        <w:rPr>
          <w:b/>
          <w:rFonts w:ascii="Times New Roman" w:hAnsi="Times New Roman" w:eastAsia="宋体"/>
          <w:sz w:val="24"/>
          <w:szCs w:val="24"/>
        </w:rPr>
        <w:t xml:space="preserve">Results:</w:t>
      </w:r>
      <w:r w:rsidRPr="00C4D5E6">
        <w:rPr>
          <w:rFonts w:ascii="Times New Roman" w:hAnsi="Times New Roman" w:eastAsia="宋体"/>
          <w:sz w:val="24"/>
          <w:szCs w:val="24"/>
        </w:rPr>
        <w:t xml:space="preserve"> Totally, 23 studies with 4120 patients were included. IFI group demonstrated significant improvement in the OS rates at 5 years, but not at 1, 2, and 3 years, compared with the ENI group (pooled Risk Ratio [RR], 0.78; 95% confidence interval [CI], 0.68–0.90; P = 0.0004; high certainty). In addition, IFI demonstrated a significant decrease in the incidence of grade ≥2 acute esophagitis (AE) (pooled RR, 0.79; 95% CI, 0.69–0.90; P = 0.0005; high certainty) and grade ≥3 AE (pooled RR, 0.51; 95% CI, 0.38–0.69; P &lt; 0.00001; high certainty) compared with ENI, but not in the incidence of grades ≥3 acute pneumonia, late esophagitis, and late pneumonia.</w:t>
      </w:r>
    </w:p>
    <w:p w14:paraId="1A2B3C07" w14:textId="77777777" w:rsidR="00A1B2C3" w:rsidRDefault="00A1B2C3">
      <w:pPr>
        <w:spacing w:line="480" w:lineRule="auto"/>
        <w:ind w:firstLine="480"/>
        <w:jc w:val="both"/>
      </w:pPr>
      <w:r w:rsidRPr="00C4D5E6">
        <w:rPr>
          <w:b/>
          <w:rFonts w:ascii="Times New Roman" w:hAnsi="Times New Roman" w:eastAsia="宋体"/>
          <w:sz w:val="24"/>
          <w:szCs w:val="24"/>
        </w:rPr>
        <w:t xml:space="preserve">Conclusions:</w:t>
      </w:r>
      <w:r w:rsidRPr="00C4D5E6">
        <w:rPr>
          <w:rFonts w:ascii="Times New Roman" w:hAnsi="Times New Roman" w:eastAsia="宋体"/>
          <w:sz w:val="24"/>
          <w:szCs w:val="24"/>
        </w:rPr>
        <w:t xml:space="preserve"> Compared to ENI, IFI demonstrated significant improvement in OS at 5 years. The addition of intensity-modulated radiotherapy (IMRT) to IFI increased the 5-year OS; however, similar results were not observed with the addition of three-dimensional conformal radiotherapy to IFI and ENI. Furthermore, IFI demonstrated a significant decrease in grade ≥2 and grade ≥3 AE, while IMRT demonstrated no difference in the incidence of grade ≥3 AE. IFI and ENI do not differ in the incidence of grades ≥3 acute pneumonia, late esophagitis, and late pneumonia.</w:t>
      </w:r>
    </w:p>
    <w:p w14:paraId="1A2B3C08" w14:textId="77777777" w:rsidR="00A1B2C3" w:rsidRDefault="00A1B2C3">
      <w:pPr>
        <w:spacing w:line="480" w:lineRule="auto"/>
        <w:ind w:firstLine="480"/>
        <w:jc w:val="both"/>
      </w:pPr>
      <w:r w:rsidRPr="00C4D5E6">
        <w:rPr>
          <w:b/>
          <w:rFonts w:ascii="Times New Roman" w:hAnsi="Times New Roman" w:eastAsia="宋体"/>
          <w:sz w:val="24"/>
          <w:szCs w:val="24"/>
        </w:rPr>
        <w:t xml:space="preserve">:</w:t>
      </w:r>
      <w:r w:rsidRPr="00C4D5E6">
        <w:rPr>
          <w:rFonts w:ascii="Times New Roman" w:hAnsi="Times New Roman" w:eastAsia="宋体"/>
          <w:sz w:val="24"/>
          <w:szCs w:val="24"/>
        </w:rPr>
        <w:t xml:space="preserve"> </w:t>
      </w:r>
      <w:r w:rsidRPr="00C4D5E6">
        <w:rPr>
          <w:b/>
          <w:rFonts w:ascii="Times New Roman" w:hAnsi="Times New Roman" w:eastAsia="宋体"/>
          <w:sz w:val="24"/>
          <w:szCs w:val="24"/>
        </w:rPr>
        <w:t xml:space="preserve">Keywords:</w:t>
      </w:r>
      <w:r w:rsidRPr="00C4D5E6">
        <w:rPr>
          <w:rFonts w:ascii="Times New Roman" w:hAnsi="Times New Roman" w:eastAsia="宋体"/>
          <w:sz w:val="24"/>
          <w:szCs w:val="24"/>
        </w:rPr>
        <w:t xml:space="preserve"> involved field irradiation, elective nodal irradiation, IFI, ENI, radiotherapy, esophageal neoplasms, esophageal carcinoma, meta-analysis</w:t>
      </w:r>
    </w:p>
    <w:p w14:paraId="1A2B3C09" w14:textId="77777777" w:rsidR="00A1B2C3" w:rsidRDefault="00A1B2C3">
      <w:pPr>
        <w:pStyle w:val="Heading2"/>
      </w:pPr>
      <w:r w:rsidRPr="00C4D5E6">
        <w:rPr>
          <w:rFonts w:ascii="Times New Roman" w:hAnsi="Times New Roman" w:eastAsia="宋体"/>
          <w:sz w:val="24"/>
          <w:szCs w:val="24"/>
        </w:rPr>
        <w:t xml:space="preserve">Introduction</w:t>
      </w:r>
    </w:p>
    <w:p w14:paraId="1A2B3C0A" w14:textId="77777777" w:rsidR="00A1B2C3" w:rsidRDefault="00A1B2C3">
      <w:pPr>
        <w:spacing w:line="480" w:lineRule="auto"/>
        <w:ind w:firstLine="480"/>
        <w:jc w:val="both"/>
      </w:pPr>
      <w:r w:rsidRPr="00C4D5E6">
        <w:rPr>
          <w:rFonts w:ascii="Times New Roman" w:hAnsi="Times New Roman" w:eastAsia="宋体"/>
          <w:sz w:val="24"/>
          <w:szCs w:val="24"/>
        </w:rPr>
        <w:t xml:space="preserve">Esophageal cancer results in more than half a million cancer-related deaths worldwide each year ([1]). It ranked sixth in the main cause of cancer-related death, ranked seventh in the incidence of tumor ([2]). Squamous cell carcinoma and adenocarcinoma are two main subtypes of esophageal cancer, which occupies the majority of all ([3], [4]). Many esophageal cancers were unresectable, and most eventually returned after radical treatment ([5]–[7]). Most patients are diagnosed with late staged disease, not suitable for surgery ([8]). Radiotherapy is important in the treatment of esophageal cancer. The RTOG 85-01 trial demonstrated that definitive chemoradiotherapy (CRT) is recommended for not surgery patients ([9]).</w:t>
      </w:r>
    </w:p>
    <w:p w14:paraId="1A2B3C0B" w14:textId="77777777" w:rsidR="00A1B2C3" w:rsidRDefault="00A1B2C3">
      <w:pPr>
        <w:spacing w:line="480" w:lineRule="auto"/>
        <w:ind w:firstLine="480"/>
        <w:jc w:val="both"/>
      </w:pPr>
      <w:r w:rsidRPr="00C4D5E6">
        <w:rPr>
          <w:rFonts w:ascii="Times New Roman" w:hAnsi="Times New Roman" w:eastAsia="宋体"/>
          <w:sz w:val="24"/>
          <w:szCs w:val="24"/>
        </w:rPr>
        <w:t xml:space="preserve">Optimal depiction of radiation therapy targets is essential to improve treatment effectiveness and reduce radiotoxicity ([10]). To reduce tumor metastasis, the usual practice is to provide irradiation to an area that has not been metastasized, called elective lymph node irradiation (ENI). ENI improved local area control but did not improve overall survival (OS). In addition, there is a corresponding increase in treatment-related adverse events. With the progress of treatment technology, the target size of radiotherapy can be reduced to a certain extent. Involved-field irradiation (IFI), which irradiates only the affected area, is a method to reduce the volume of irradiation. For IFI, one common radiation target is that the gross tumor volume (GTV) is the primary focus of esophageal cancer plus metastatic lymph nodes; the clinical target volume (CTV) is the normal esophagus outlined 3 cm above and below the GTV, and the metastatic lymph nodes are not outwardly placed in the CTV; the planned target volume (PTV) is the CTV outwardly expanded 1 cm in all directions. The method of determining the clinical CTV for the primary tumor is much the same in various countries ([11]–[13]). The modalities available for determining the CTV, especially the lymph node volume, vary. The treatment modality of ENI advocates irradiation of normal areas of non-metastatic lymph nodes that are also included in the CTV. Thus, the method of setting the CTV is still uncertain. However, In the last few decades, many studies have explored the impact of target volume on clinical prognosis. Some studies suggested that IFI can improve the prognosis of patients ([14]–[17]), whereas other studies favored ENI over IFI ([18]–[21]).</w:t>
      </w:r>
    </w:p>
    <w:p w14:paraId="1A2B3C0C" w14:textId="77777777" w:rsidR="00A1B2C3" w:rsidRDefault="00A1B2C3">
      <w:pPr>
        <w:spacing w:line="480" w:lineRule="auto"/>
        <w:ind w:firstLine="480"/>
        <w:jc w:val="both"/>
      </w:pPr>
      <w:r w:rsidRPr="00C4D5E6">
        <w:rPr>
          <w:rFonts w:ascii="Times New Roman" w:hAnsi="Times New Roman" w:eastAsia="宋体"/>
          <w:sz w:val="24"/>
          <w:szCs w:val="24"/>
        </w:rPr>
        <w:t xml:space="preserve">Moreover, no large prospective RCTs compared the treatment outcomes of IFI with ENI in esophageal cancer patients. Therefore, this systematic review and meta-analysis aimed to explore whether IFI is more beneficial than ENI in terms of survival and incidence of adverse events in a large group of population.</w:t>
      </w:r>
    </w:p>
    <w:p w14:paraId="1A2B3C0D" w14:textId="77777777" w:rsidR="00A1B2C3" w:rsidRDefault="00A1B2C3">
      <w:pPr>
        <w:pStyle w:val="Heading2"/>
      </w:pPr>
      <w:r w:rsidRPr="00C4D5E6">
        <w:rPr>
          <w:rFonts w:ascii="Times New Roman" w:hAnsi="Times New Roman" w:eastAsia="宋体"/>
          <w:sz w:val="24"/>
          <w:szCs w:val="24"/>
        </w:rPr>
        <w:t xml:space="preserve">Methods</w:t>
      </w:r>
    </w:p>
    <w:p w14:paraId="1A2B3C0E" w14:textId="77777777" w:rsidR="00A1B2C3" w:rsidRDefault="00A1B2C3">
      <w:pPr>
        <w:pStyle w:val="Heading3"/>
      </w:pPr>
      <w:r w:rsidRPr="00C4D5E6">
        <w:rPr>
          <w:rFonts w:ascii="Times New Roman" w:hAnsi="Times New Roman" w:eastAsia="宋体"/>
          <w:sz w:val="24"/>
          <w:szCs w:val="24"/>
        </w:rPr>
        <w:t xml:space="preserve">Search strategy</w:t>
      </w:r>
    </w:p>
    <w:p w14:paraId="1A2B3C0F" w14:textId="77777777" w:rsidR="00A1B2C3" w:rsidRDefault="00A1B2C3">
      <w:pPr>
        <w:spacing w:line="480" w:lineRule="auto"/>
        <w:ind w:firstLine="480"/>
        <w:jc w:val="both"/>
      </w:pPr>
      <w:r w:rsidRPr="00C4D5E6">
        <w:rPr>
          <w:rFonts w:ascii="Times New Roman" w:hAnsi="Times New Roman" w:eastAsia="宋体"/>
          <w:sz w:val="24"/>
          <w:szCs w:val="24"/>
        </w:rPr>
        <w:t xml:space="preserve">The medical databases, namely, Web of Science, Embase, PubMed, and Cochrane Central, were searched for publications that do not distinguish between languages(last update: April 30, 2022). The search strategy is summarized in </w:t>
      </w:r>
      <w:r w:rsidRPr="00C4D5E6">
        <w:rPr>
          <w:b/>
          <w:rFonts w:ascii="Times New Roman" w:hAnsi="Times New Roman" w:eastAsia="宋体"/>
          <w:sz w:val="24"/>
          <w:szCs w:val="24"/>
        </w:rPr>
        <w:t xml:space="preserve">Supplementary Table 1</w:t>
      </w:r>
      <w:r w:rsidRPr="00C4D5E6">
        <w:rPr>
          <w:rFonts w:ascii="Times New Roman" w:hAnsi="Times New Roman" w:eastAsia="宋体"/>
          <w:sz w:val="24"/>
          <w:szCs w:val="24"/>
        </w:rPr>
        <w:t xml:space="preserve">. This study was proceeded based on the Preferred Reporting Items for Systematic Reviews and Meta-Analyses (PRISMA).</w:t>
      </w:r>
    </w:p>
    <w:p w14:paraId="1A2B3C10" w14:textId="77777777" w:rsidR="00A1B2C3" w:rsidRDefault="00A1B2C3">
      <w:pPr>
        <w:pStyle w:val="Heading3"/>
      </w:pPr>
      <w:r w:rsidRPr="00C4D5E6">
        <w:rPr>
          <w:rFonts w:ascii="Times New Roman" w:hAnsi="Times New Roman" w:eastAsia="宋体"/>
          <w:sz w:val="24"/>
          <w:szCs w:val="24"/>
        </w:rPr>
        <w:t xml:space="preserve">Literature selection</w:t>
      </w:r>
    </w:p>
    <w:p w14:paraId="1A2B3C11" w14:textId="77777777" w:rsidR="00A1B2C3" w:rsidRDefault="00A1B2C3">
      <w:pPr>
        <w:spacing w:line="480" w:lineRule="auto"/>
        <w:ind w:firstLine="480"/>
        <w:jc w:val="both"/>
      </w:pPr>
      <w:r w:rsidRPr="00C4D5E6">
        <w:rPr>
          <w:rFonts w:ascii="Times New Roman" w:hAnsi="Times New Roman" w:eastAsia="宋体"/>
          <w:sz w:val="24"/>
          <w:szCs w:val="24"/>
        </w:rPr>
        <w:t xml:space="preserve">Only those studies that investigated the role of IFI and ENI in definitive radiotherapy or chemoradiotherapy for esophageal cancer were eligible for inclusion. We included RCTs and retrospective studies. Exclusion criteria included (1): studies that investigated either IFI or ENI alone (2), palliative rather than curative radiotherapy (3), unpublished data (4), case reports, conference abstracts, meta-analysis, ongoing clinical trials, academic papers, editorials, letters, review papers, comments, and basic science articles (5); no correlation results; and (6) full text not available. We did not discriminate against articles by language.</w:t>
      </w:r>
    </w:p>
    <w:p w14:paraId="1A2B3C12" w14:textId="77777777" w:rsidR="00A1B2C3" w:rsidRDefault="00A1B2C3">
      <w:pPr>
        <w:pStyle w:val="Heading3"/>
      </w:pPr>
      <w:r w:rsidRPr="00C4D5E6">
        <w:rPr>
          <w:rFonts w:ascii="Times New Roman" w:hAnsi="Times New Roman" w:eastAsia="宋体"/>
          <w:sz w:val="24"/>
          <w:szCs w:val="24"/>
        </w:rPr>
        <w:t xml:space="preserve">Study selection and data extraction</w:t>
      </w:r>
    </w:p>
    <w:p w14:paraId="1A2B3C13" w14:textId="77777777" w:rsidR="00A1B2C3" w:rsidRDefault="00A1B2C3">
      <w:pPr>
        <w:spacing w:line="480" w:lineRule="auto"/>
        <w:ind w:firstLine="480"/>
        <w:jc w:val="both"/>
      </w:pPr>
      <w:r w:rsidRPr="00C4D5E6">
        <w:rPr>
          <w:rFonts w:ascii="Times New Roman" w:hAnsi="Times New Roman" w:eastAsia="宋体"/>
          <w:sz w:val="24"/>
          <w:szCs w:val="24"/>
        </w:rPr>
        <w:t xml:space="preserve">Two authors (authors Chunyang Song and Xiaohan Zhao) evaluated each article separately and extract relevant information. If there was any difference in the process, the other person (author Wenzhao Deng) would resolve it. We extracted relevant information from the included studies: baseline study characteristics (author, year, country, and study type), sample size, follow-up time, study period, age, tumor location, pathological type, clinical stage, radiation dose, radiation technology, chemotherapy regimens, and relevant outcomes data.</w:t>
      </w:r>
    </w:p>
    <w:p w14:paraId="1A2B3C14" w14:textId="77777777" w:rsidR="00A1B2C3" w:rsidRDefault="00A1B2C3">
      <w:pPr>
        <w:pStyle w:val="Heading3"/>
      </w:pPr>
      <w:r w:rsidRPr="00C4D5E6">
        <w:rPr>
          <w:rFonts w:ascii="Times New Roman" w:hAnsi="Times New Roman" w:eastAsia="宋体"/>
          <w:sz w:val="24"/>
          <w:szCs w:val="24"/>
        </w:rPr>
        <w:t xml:space="preserve">Outcomes</w:t>
      </w:r>
    </w:p>
    <w:p w14:paraId="1A2B3C15" w14:textId="77777777" w:rsidR="00A1B2C3" w:rsidRDefault="00A1B2C3">
      <w:pPr>
        <w:spacing w:line="480" w:lineRule="auto"/>
        <w:ind w:firstLine="480"/>
        <w:jc w:val="both"/>
      </w:pPr>
      <w:r w:rsidRPr="00C4D5E6">
        <w:rPr>
          <w:rFonts w:ascii="Times New Roman" w:hAnsi="Times New Roman" w:eastAsia="宋体"/>
          <w:sz w:val="24"/>
          <w:szCs w:val="24"/>
        </w:rPr>
        <w:t xml:space="preserve">The primary outcomes in this review were 1-, 2-, 3-, and 5-year OS rates and adverse events related to radiotherapy. Secondary outcomes included 1-, 2-, 3-, and 5-year progression-free survival (PFS) rates and 1-, 2-, and 3-year local control rates (LCRs).</w:t>
      </w:r>
    </w:p>
    <w:p w14:paraId="1A2B3C16" w14:textId="77777777" w:rsidR="00A1B2C3" w:rsidRDefault="00A1B2C3">
      <w:pPr>
        <w:pStyle w:val="Heading3"/>
      </w:pPr>
      <w:r w:rsidRPr="00C4D5E6">
        <w:rPr>
          <w:rFonts w:ascii="Times New Roman" w:hAnsi="Times New Roman" w:eastAsia="宋体"/>
          <w:sz w:val="24"/>
          <w:szCs w:val="24"/>
        </w:rPr>
        <w:t xml:space="preserve">Quality assessed</w:t>
      </w:r>
    </w:p>
    <w:p w14:paraId="1A2B3C17" w14:textId="77777777" w:rsidR="00A1B2C3" w:rsidRDefault="00A1B2C3">
      <w:pPr>
        <w:spacing w:line="480" w:lineRule="auto"/>
        <w:ind w:firstLine="480"/>
        <w:jc w:val="both"/>
      </w:pPr>
      <w:r w:rsidRPr="00C4D5E6">
        <w:rPr>
          <w:rFonts w:ascii="Times New Roman" w:hAnsi="Times New Roman" w:eastAsia="宋体"/>
          <w:sz w:val="24"/>
          <w:szCs w:val="24"/>
        </w:rPr>
        <w:t xml:space="preserve">We evaluated randomized studies by the Cochrane Risk of Bias tool and non-randomized studies by the Newcastle-Ottawa Scale (NOS) and Agency for Healthcare Research and Quality (AHRQ) Standard. The scores were from 0 to 9. A score above 6 was considered high quality. Authors Chunyang Song and Xiaohan Zhao scored the included studies respectively. If there was any dispute, Wenzhao Deng would be asked to settle it. We evaluated the quality of the results by the Cochrane Grading of Recommendations Assessment, Development, and Evaluation (GRADE) methodology.</w:t>
      </w:r>
    </w:p>
    <w:p w14:paraId="1A2B3C18" w14:textId="77777777" w:rsidR="00A1B2C3" w:rsidRDefault="00A1B2C3">
      <w:pPr>
        <w:pStyle w:val="Heading3"/>
      </w:pPr>
      <w:r w:rsidRPr="00C4D5E6">
        <w:rPr>
          <w:rFonts w:ascii="Times New Roman" w:hAnsi="Times New Roman" w:eastAsia="宋体"/>
          <w:sz w:val="24"/>
          <w:szCs w:val="24"/>
        </w:rPr>
        <w:t xml:space="preserve">Statistical analysis</w:t>
      </w:r>
    </w:p>
    <w:p w14:paraId="1A2B3C19" w14:textId="77777777" w:rsidR="00A1B2C3" w:rsidRDefault="00A1B2C3">
      <w:pPr>
        <w:spacing w:line="480" w:lineRule="auto"/>
        <w:ind w:firstLine="480"/>
        <w:jc w:val="both"/>
      </w:pPr>
      <w:r w:rsidRPr="00C4D5E6">
        <w:rPr>
          <w:rFonts w:ascii="Times New Roman" w:hAnsi="Times New Roman" w:eastAsia="宋体"/>
          <w:sz w:val="24"/>
          <w:szCs w:val="24"/>
        </w:rPr>
        <w:t xml:space="preserve">This study was conducted by the software of Cochrane Review Manager, version 5.4 (London, UK). Survival curves were read by Engauge Digitizer, version 12.1 (available from: http://markummitchellgithubio/engauge-digitizer/). Heterogeneity was evaluated by I2 statistic. If I2 ≤50%, which indicated no significant heterogeneity among the studies, a fixed-effects model was used; otherwise, a random-effects model was employed. Publication bias was assessed using a funnel plot for results that included more than 10 studies. The significance level of the results was set to P &lt;0.05. Subgroup analyses were performed based on the study type (RCTs and non-RCTs), radiotherapy used (three-dimensional conformal radiotherapy [3D-CRT], intensity-modulated radiotherapy [IMRT], and 3D-IMRT–mixed for patients who received both 3D-CRT and IMRT), pathology (esophageal squamous cell carcinoma [ESCC] and ESCC-mixed in patients with both ESCC and non-ESCC), and type of chemotherapy (CCRT—patients who received concurrent chemoradiotherapy; CCRT+CT—patients who received concurrent chemoradiotherapy with consolidated chemotherapy, and CRT-mixed—patients who received radiotherapy with or without chemotherapy).</w:t>
      </w:r>
    </w:p>
    <w:p w14:paraId="1A2B3C1A" w14:textId="77777777" w:rsidR="00A1B2C3" w:rsidRDefault="00A1B2C3">
      <w:pPr>
        <w:pStyle w:val="Heading2"/>
      </w:pPr>
      <w:r w:rsidRPr="00C4D5E6">
        <w:rPr>
          <w:rFonts w:ascii="Times New Roman" w:hAnsi="Times New Roman" w:eastAsia="宋体"/>
          <w:sz w:val="24"/>
          <w:szCs w:val="24"/>
        </w:rPr>
        <w:t xml:space="preserve">Results</w:t>
      </w:r>
    </w:p>
    <w:p w14:paraId="1A2B3C1B" w14:textId="77777777" w:rsidR="00A1B2C3" w:rsidRDefault="00A1B2C3">
      <w:pPr>
        <w:pStyle w:val="Heading3"/>
      </w:pPr>
      <w:r w:rsidRPr="00C4D5E6">
        <w:rPr>
          <w:rFonts w:ascii="Times New Roman" w:hAnsi="Times New Roman" w:eastAsia="宋体"/>
          <w:sz w:val="24"/>
          <w:szCs w:val="24"/>
        </w:rPr>
        <w:t xml:space="preserve">Study characteristics</w:t>
      </w:r>
    </w:p>
    <w:p w14:paraId="1A2B3C1C" w14:textId="77777777" w:rsidR="00A1B2C3" w:rsidRDefault="00A1B2C3">
      <w:pPr>
        <w:spacing w:line="480" w:lineRule="auto"/>
        <w:ind w:firstLine="480"/>
        <w:jc w:val="both"/>
      </w:pPr>
      <w:r>
        <w:rPr>
          <w:rFonts w:ascii="Times New Roman" w:hAnsi="Times New Roman" w:eastAsia="宋体"/>
          <w:sz w:val="24"/>
          <w:szCs w:val="24"/>
        </w:rPr>
        <w:t>For the primary endpoints, IFI significantly improved the 5-year OS rate (pooled RR, 0.78; 95% CI, 0.68–0.90; P = 0.0004; high certainty) and reduced the incidence of grade ≥2 (pooled RR, 0.79) and grade ≥3 acute esophagitis (pooled RR, 0.51; 95% CI, 0.38–0.69; P &lt; 0.00001; high certainty) compared with ENI, whereas the 1-, 2-, and 3-year OS rates and the incidence of grade ≥3 acute pneumonia, late esophagitis, and late pneumonia did not differ.</w:t>
      </w:r>
      <w:r>
        <w:rPr>
          <w:rFonts w:ascii="Times New Roman" w:hAnsi="Times New Roman" w:eastAsia="宋体"/>
          <w:sz w:val="24"/>
          <w:szCs w:val="24"/>
        </w:rPr>
        <w:t xml:space="preserve"> In total, </w:t>
      </w:r>
      <w:r>
        <w:rPr>
          <w:rFonts w:ascii="Times New Roman" w:hAnsi="Times New Roman" w:eastAsia="宋体"/>
          <w:sz w:val="24"/>
          <w:szCs w:val="24"/>
        </w:rPr>
        <w:t xml:space="preserve">329 </w:t>
      </w:r>
      <w:del w:id="901" w:author="Dong Qian" w:date="2026-10-19T08:00:00Z">
        <w:r>
          <w:rPr>
            <w:rFonts w:ascii="Times New Roman" w:hAnsi="Times New Roman" w:eastAsia="宋体"/>
            <w:sz w:val="24"/>
            <w:szCs w:val="24"/>
          </w:rPr>
          <w:delText xml:space="preserve">potential studies were retrieved</w:delText>
        </w:r>
      </w:del>
      <w:ins w:id="902" w:author="Dong Qian" w:date="2026-10-19T08:00:00Z">
        <w:r>
          <w:rPr>
            <w:rFonts w:ascii="Times New Roman" w:hAnsi="Times New Roman" w:eastAsia="宋体"/>
            <w:sz w:val="24"/>
            <w:szCs w:val="24"/>
          </w:rPr>
          <w:t xml:space="preserve">potential studies were retrieved (intention-to-treat population)</w:t>
        </w:r>
      </w:ins>
      <w:r>
        <w:rPr>
          <w:rFonts w:ascii="Times New Roman" w:hAnsi="Times New Roman" w:eastAsia="宋体"/>
          <w:sz w:val="24"/>
          <w:szCs w:val="24"/>
        </w:rPr>
        <w:t xml:space="preserve">; after removing duplicates, 184 records were screened and 36 full texts were assessed; 23 studies ([22]–[44]) with 4120 patients (6 RCTs ([23], [25], [29], [41], [43], [44]) and 17 non-RCTs ([22], [24], [26]–[28], [30]–[40], [42])) were included ( </w:t>
      </w:r>
      <w:r w:rsidRPr="00C4D5E6">
        <w:rPr>
          <w:b/>
          <w:rFonts w:ascii="Times New Roman" w:hAnsi="Times New Roman" w:eastAsia="宋体"/>
          <w:sz w:val="24"/>
          <w:szCs w:val="24"/>
        </w:rPr>
        <w:t xml:space="preserve">Figure 1</w:t>
      </w:r>
      <w:r w:rsidRPr="00C4D5E6">
        <w:rPr>
          <w:rFonts w:ascii="Times New Roman" w:hAnsi="Times New Roman" w:eastAsia="宋体"/>
          <w:sz w:val="24"/>
          <w:szCs w:val="24"/>
        </w:rPr>
        <w:t xml:space="preserve">).</w:t>
      </w:r>
    </w:p>
    <w:p w14:paraId="1A2B3C1D"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1.</w:t>
      </w:r>
      <w:r w:rsidRPr="00C4D5E6">
        <w:rPr>
          <w:rFonts w:ascii="Times New Roman" w:hAnsi="Times New Roman" w:eastAsia="宋体"/>
          <w:sz w:val="24"/>
          <w:szCs w:val="24"/>
        </w:rPr>
        <w:t xml:space="preserve"> PRISMA diagram.</w:t>
      </w:r>
    </w:p>
    <w:p w14:paraId="1A2B3C1E" w14:textId="77777777" w:rsidR="00A1B2C3" w:rsidRDefault="00A1B2C3">
      <w:pPr>
        <w:spacing w:line="480" w:lineRule="auto"/>
        <w:ind w:firstLine="480"/>
        <w:jc w:val="both"/>
      </w:pPr>
      <w:r w:rsidRPr="00C4D5E6">
        <w:rPr>
          <w:rFonts w:ascii="Times New Roman" w:hAnsi="Times New Roman" w:eastAsia="宋体"/>
          <w:sz w:val="24"/>
          <w:szCs w:val="24"/>
        </w:rPr>
        <w:t xml:space="preserve">All studies were performed in Asian countries (including 20 studies from China, 2 from Japan, and 1 from Korea). Of the 4120 patients, 2279 received IFI and 1841 received ENI. The study publication time ranged from 2011 to 2020. The study period ranged between 2000 to 2017. The median age of the patients ranged from 56.8–75.0 years, and the follow-up duration ranged between 1 and 188 months. Cancer type included ESCC (97.6%; n = 4022) and non-ESCC (2.4%; n = 98). Notably, 18 studies enrolled ESCC patients only, while the other 5 studies included patients with both ESCC and non-ESCC. Tumor locations included the cervical and upper, middle, and lower thoracic regions. Only one study included one specific tumor location, and eight studies included various tumor locations. The stage included I to IV. Only one study included one specific stage, and five studies included tumors with various TNM stages. The most commonly used radiotherapeutic modalities were 3D-CRT and IMRT. The radiation dose delivered ranged from 38 to 72 Gy, and the per fraction ranged from 1.6 to 2.5 Gy. Patients in one study received radiotherapy alone, whereas those in the other 4, 6, and 12 studies received CCRT, CCRT+CT, CRT-mixed, respectively. The detailed treatment are summarized in </w:t>
      </w:r>
      <w:r w:rsidRPr="00C4D5E6">
        <w:rPr>
          <w:b/>
          <w:rFonts w:ascii="Times New Roman" w:hAnsi="Times New Roman" w:eastAsia="宋体"/>
          <w:sz w:val="24"/>
          <w:szCs w:val="24"/>
        </w:rPr>
        <w:t xml:space="preserve">Supplementary Table 2</w:t>
      </w:r>
      <w:r w:rsidRPr="00C4D5E6">
        <w:rPr>
          <w:rFonts w:ascii="Times New Roman" w:hAnsi="Times New Roman" w:eastAsia="宋体"/>
          <w:sz w:val="24"/>
          <w:szCs w:val="24"/>
        </w:rPr>
        <w:t xml:space="preserve">, and the summary of outcomes are detailed in </w:t>
      </w:r>
      <w:r w:rsidRPr="00C4D5E6">
        <w:rPr>
          <w:b/>
          <w:rFonts w:ascii="Times New Roman" w:hAnsi="Times New Roman" w:eastAsia="宋体"/>
          <w:sz w:val="24"/>
          <w:szCs w:val="24"/>
        </w:rPr>
        <w:t xml:space="preserve">Supplementary Tables 3</w:t>
      </w:r>
      <w:r w:rsidRPr="00C4D5E6">
        <w:rPr>
          <w:rFonts w:ascii="Times New Roman" w:hAnsi="Times New Roman" w:eastAsia="宋体"/>
          <w:sz w:val="24"/>
          <w:szCs w:val="24"/>
        </w:rPr>
        <w:t xml:space="preserve"> and </w:t>
      </w:r>
      <w:r w:rsidRPr="00C4D5E6">
        <w:rPr>
          <w:b/>
          <w:rFonts w:ascii="Times New Roman" w:hAnsi="Times New Roman" w:eastAsia="宋体"/>
          <w:sz w:val="24"/>
          <w:szCs w:val="24"/>
        </w:rPr>
        <w:t xml:space="preserve">4</w:t>
      </w:r>
      <w:r w:rsidRPr="00C4D5E6">
        <w:rPr>
          <w:rFonts w:ascii="Times New Roman" w:hAnsi="Times New Roman" w:eastAsia="宋体"/>
          <w:sz w:val="24"/>
          <w:szCs w:val="24"/>
        </w:rPr>
        <w:t xml:space="preserve">. The characteristics are presented in </w:t>
      </w: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w:t>
      </w:r>
    </w:p>
    <w:p w14:paraId="1A2B3C1F"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 Study Characteristics.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818"/>
        <w:gridCol w:w="818"/>
        <w:gridCol w:w="818"/>
        <w:gridCol w:w="818"/>
        <w:gridCol w:w="818"/>
        <w:gridCol w:w="818"/>
        <w:gridCol w:w="818"/>
        <w:gridCol w:w="818"/>
        <w:gridCol w:w="818"/>
        <w:gridCol w:w="818"/>
        <w:gridCol w:w="818"/>
      </w:tblGrid>
      <w:tr>
        <w:trPr>
          <w:tblHeader/>
        </w:trPr>
        <w:tc>
          <w:tcPr>
            <w:tcW w:w="818" w:type="dxa"/>
          </w:tcPr>
          <w:p w14:paraId="1A2B3C20" w14:textId="77777777" w:rsidR="00A1B2C3" w:rsidRDefault="00A1B2C3">
            <w:r w:rsidRPr="00C4D5E6">
              <w:rPr>
                <w:rFonts w:ascii="Times New Roman" w:hAnsi="Times New Roman" w:eastAsia="宋体"/>
                <w:sz w:val="24"/>
                <w:szCs w:val="24"/>
              </w:rPr>
              <w:t xml:space="preserve">Study</w:t>
            </w:r>
          </w:p>
        </w:tc>
        <w:tc>
          <w:tcPr>
            <w:tcW w:w="818" w:type="dxa"/>
          </w:tcPr>
          <w:p w14:paraId="1A2B3C21" w14:textId="77777777" w:rsidR="00A1B2C3" w:rsidRDefault="00A1B2C3">
            <w:r w:rsidRPr="00C4D5E6">
              <w:rPr>
                <w:rFonts w:ascii="Times New Roman" w:hAnsi="Times New Roman" w:eastAsia="宋体"/>
                <w:sz w:val="24"/>
                <w:szCs w:val="24"/>
              </w:rPr>
              <w:t xml:space="preserve">Study type</w:t>
            </w:r>
          </w:p>
        </w:tc>
        <w:tc>
          <w:tcPr>
            <w:tcW w:w="818" w:type="dxa"/>
          </w:tcPr>
          <w:p w14:paraId="1A2B3C22" w14:textId="77777777" w:rsidR="00A1B2C3" w:rsidRDefault="00A1B2C3">
            <w:r w:rsidRPr="00C4D5E6">
              <w:rPr>
                <w:rFonts w:ascii="Times New Roman" w:hAnsi="Times New Roman" w:eastAsia="宋体"/>
                <w:sz w:val="24"/>
                <w:szCs w:val="24"/>
              </w:rPr>
              <w:t xml:space="preserve">Country</w:t>
            </w:r>
          </w:p>
        </w:tc>
        <w:tc>
          <w:tcPr>
            <w:tcW w:w="818" w:type="dxa"/>
          </w:tcPr>
          <w:p w14:paraId="1A2B3C23" w14:textId="77777777" w:rsidR="00A1B2C3" w:rsidRDefault="00A1B2C3">
            <w:r w:rsidRPr="00C4D5E6">
              <w:rPr>
                <w:rFonts w:ascii="Times New Roman" w:hAnsi="Times New Roman" w:eastAsia="宋体"/>
                <w:sz w:val="24"/>
                <w:szCs w:val="24"/>
              </w:rPr>
              <w:t xml:space="preserve">Radiotherapy target size</w:t>
            </w:r>
          </w:p>
        </w:tc>
        <w:tc>
          <w:tcPr>
            <w:tcW w:w="818" w:type="dxa"/>
          </w:tcPr>
          <w:p w14:paraId="1A2B3C24" w14:textId="77777777" w:rsidR="00A1B2C3" w:rsidRDefault="00A1B2C3">
            <w:r w:rsidRPr="00C4D5E6">
              <w:rPr>
                <w:rFonts w:ascii="Times New Roman" w:hAnsi="Times New Roman" w:eastAsia="宋体"/>
                <w:sz w:val="24"/>
                <w:szCs w:val="24"/>
              </w:rPr>
              <w:t xml:space="preserve">N analyzed</w:t>
            </w:r>
          </w:p>
        </w:tc>
        <w:tc>
          <w:tcPr>
            <w:tcW w:w="818" w:type="dxa"/>
          </w:tcPr>
          <w:p w14:paraId="1A2B3C25" w14:textId="77777777" w:rsidR="00A1B2C3" w:rsidRDefault="00A1B2C3">
            <w:r w:rsidRPr="00C4D5E6">
              <w:rPr>
                <w:rFonts w:ascii="Times New Roman" w:hAnsi="Times New Roman" w:eastAsia="宋体"/>
                <w:sz w:val="24"/>
                <w:szCs w:val="24"/>
              </w:rPr>
              <w:t xml:space="preserve">Histology</w:t>
            </w:r>
          </w:p>
        </w:tc>
        <w:tc>
          <w:tcPr>
            <w:tcW w:w="818" w:type="dxa"/>
          </w:tcPr>
          <w:p w14:paraId="1A2B3C26" w14:textId="77777777" w:rsidR="00A1B2C3" w:rsidRDefault="00A1B2C3">
            <w:r w:rsidRPr="00C4D5E6">
              <w:rPr>
                <w:rFonts w:ascii="Times New Roman" w:hAnsi="Times New Roman" w:eastAsia="宋体"/>
                <w:sz w:val="24"/>
                <w:szCs w:val="24"/>
              </w:rPr>
              <w:t xml:space="preserve">Time Range</w:t>
            </w:r>
          </w:p>
        </w:tc>
        <w:tc>
          <w:tcPr>
            <w:tcW w:w="818" w:type="dxa"/>
          </w:tcPr>
          <w:p w14:paraId="1A2B3C27" w14:textId="77777777" w:rsidR="00A1B2C3" w:rsidRDefault="00A1B2C3">
            <w:r w:rsidRPr="00C4D5E6">
              <w:rPr>
                <w:rFonts w:ascii="Times New Roman" w:hAnsi="Times New Roman" w:eastAsia="宋体"/>
                <w:sz w:val="24"/>
                <w:szCs w:val="24"/>
              </w:rPr>
              <w:t xml:space="preserve">Age (yr,SD/range)</w:t>
            </w:r>
          </w:p>
        </w:tc>
        <w:tc>
          <w:tcPr>
            <w:tcW w:w="818" w:type="dxa"/>
          </w:tcPr>
          <w:p w14:paraId="1A2B3C28" w14:textId="77777777" w:rsidR="00A1B2C3" w:rsidRDefault="00A1B2C3">
            <w:r w:rsidRPr="00C4D5E6">
              <w:rPr>
                <w:rFonts w:ascii="Times New Roman" w:hAnsi="Times New Roman" w:eastAsia="宋体"/>
                <w:sz w:val="24"/>
                <w:szCs w:val="24"/>
              </w:rPr>
              <w:t xml:space="preserve">Follow-up Time Interval (mo,range)</w:t>
            </w:r>
          </w:p>
        </w:tc>
        <w:tc>
          <w:tcPr>
            <w:tcW w:w="818" w:type="dxa"/>
          </w:tcPr>
          <w:p w14:paraId="1A2B3C29" w14:textId="77777777" w:rsidR="00A1B2C3" w:rsidRDefault="00A1B2C3">
            <w:r w:rsidRPr="00C4D5E6">
              <w:rPr>
                <w:rFonts w:ascii="Times New Roman" w:hAnsi="Times New Roman" w:eastAsia="宋体"/>
                <w:sz w:val="24"/>
                <w:szCs w:val="24"/>
              </w:rPr>
              <w:t xml:space="preserve">Location</w:t>
            </w:r>
          </w:p>
        </w:tc>
        <w:tc>
          <w:tcPr>
            <w:tcW w:w="818" w:type="dxa"/>
          </w:tcPr>
          <w:p w14:paraId="1A2B3C2A" w14:textId="77777777" w:rsidR="00A1B2C3" w:rsidRDefault="00A1B2C3">
            <w:r w:rsidRPr="00C4D5E6">
              <w:rPr>
                <w:rFonts w:ascii="Times New Roman" w:hAnsi="Times New Roman" w:eastAsia="宋体"/>
                <w:sz w:val="24"/>
                <w:szCs w:val="24"/>
              </w:rPr>
              <w:t xml:space="preserve">Overallstage (1/2/3/4)</w:t>
            </w:r>
          </w:p>
        </w:tc>
      </w:tr>
      <w:tr>
        <w:tc>
          <w:tcPr>
            <w:tcW w:w="818" w:type="dxa"/>
          </w:tcPr>
          <w:p w14:paraId="1A2B3C2B" w14:textId="77777777" w:rsidR="00A1B2C3" w:rsidRDefault="00A1B2C3">
            <w:r w:rsidRPr="00C4D5E6">
              <w:rPr>
                <w:rFonts w:ascii="Times New Roman" w:hAnsi="Times New Roman" w:eastAsia="宋体"/>
                <w:sz w:val="24"/>
                <w:szCs w:val="24"/>
              </w:rPr>
              <w:t xml:space="preserve">Zhu,2020</w:t>
            </w:r>
          </w:p>
        </w:tc>
        <w:tc>
          <w:tcPr>
            <w:tcW w:w="818" w:type="dxa"/>
          </w:tcPr>
          <w:p w14:paraId="1A2B3C2C" w14:textId="77777777" w:rsidR="00A1B2C3" w:rsidRDefault="00A1B2C3">
            <w:r w:rsidRPr="00C4D5E6">
              <w:rPr>
                <w:rFonts w:ascii="Times New Roman" w:hAnsi="Times New Roman" w:eastAsia="宋体"/>
                <w:sz w:val="24"/>
                <w:szCs w:val="24"/>
              </w:rPr>
              <w:t xml:space="preserve">Non-RCT</w:t>
            </w:r>
          </w:p>
        </w:tc>
        <w:tc>
          <w:tcPr>
            <w:tcW w:w="818" w:type="dxa"/>
          </w:tcPr>
          <w:p w14:paraId="1A2B3C2D" w14:textId="77777777" w:rsidR="00A1B2C3" w:rsidRDefault="00A1B2C3">
            <w:r w:rsidRPr="00C4D5E6">
              <w:rPr>
                <w:rFonts w:ascii="Times New Roman" w:hAnsi="Times New Roman" w:eastAsia="宋体"/>
                <w:sz w:val="24"/>
                <w:szCs w:val="24"/>
              </w:rPr>
              <w:t xml:space="preserve">China</w:t>
            </w:r>
          </w:p>
        </w:tc>
        <w:tc>
          <w:tcPr>
            <w:tcW w:w="818" w:type="dxa"/>
          </w:tcPr>
          <w:p w14:paraId="1A2B3C2E" w14:textId="77777777" w:rsidR="00A1B2C3" w:rsidRDefault="00A1B2C3">
            <w:r w:rsidRPr="00C4D5E6">
              <w:rPr>
                <w:rFonts w:ascii="Times New Roman" w:hAnsi="Times New Roman" w:eastAsia="宋体"/>
                <w:sz w:val="24"/>
                <w:szCs w:val="24"/>
              </w:rPr>
              <w:t xml:space="preserve">IFI</w:t>
            </w:r>
          </w:p>
        </w:tc>
        <w:tc>
          <w:tcPr>
            <w:tcW w:w="818" w:type="dxa"/>
          </w:tcPr>
          <w:p w14:paraId="1A2B3C2F" w14:textId="77777777" w:rsidR="00A1B2C3" w:rsidRDefault="00A1B2C3">
            <w:r w:rsidRPr="00C4D5E6">
              <w:rPr>
                <w:rFonts w:ascii="Times New Roman" w:hAnsi="Times New Roman" w:eastAsia="宋体"/>
                <w:sz w:val="24"/>
                <w:szCs w:val="24"/>
              </w:rPr>
              <w:t xml:space="preserve">272</w:t>
            </w:r>
          </w:p>
        </w:tc>
        <w:tc>
          <w:tcPr>
            <w:tcW w:w="818" w:type="dxa"/>
          </w:tcPr>
          <w:p w14:paraId="1A2B3C30" w14:textId="77777777" w:rsidR="00A1B2C3" w:rsidRDefault="00A1B2C3">
            <w:r w:rsidRPr="00C4D5E6">
              <w:rPr>
                <w:rFonts w:ascii="Times New Roman" w:hAnsi="Times New Roman" w:eastAsia="宋体"/>
                <w:sz w:val="24"/>
                <w:szCs w:val="24"/>
              </w:rPr>
              <w:t xml:space="preserve">ESCC:240non-ESCC:32</w:t>
            </w:r>
          </w:p>
        </w:tc>
        <w:tc>
          <w:tcPr>
            <w:tcW w:w="818" w:type="dxa"/>
          </w:tcPr>
          <w:p w14:paraId="1A2B3C31" w14:textId="77777777" w:rsidR="00A1B2C3" w:rsidRDefault="00A1B2C3">
            <w:r w:rsidRPr="00C4D5E6">
              <w:rPr>
                <w:rFonts w:ascii="Times New Roman" w:hAnsi="Times New Roman" w:eastAsia="宋体"/>
                <w:sz w:val="24"/>
                <w:szCs w:val="24"/>
              </w:rPr>
              <w:t xml:space="preserve">2006.1-2015.12</w:t>
            </w:r>
          </w:p>
        </w:tc>
        <w:tc>
          <w:tcPr>
            <w:tcW w:w="818" w:type="dxa"/>
          </w:tcPr>
          <w:p w14:paraId="1A2B3C32" w14:textId="77777777" w:rsidR="00A1B2C3" w:rsidRDefault="00A1B2C3">
            <w:r w:rsidRPr="00C4D5E6">
              <w:rPr>
                <w:rFonts w:ascii="Times New Roman" w:hAnsi="Times New Roman" w:eastAsia="宋体"/>
                <w:sz w:val="24"/>
                <w:szCs w:val="24"/>
              </w:rPr>
              <w:t xml:space="preserve">64.4 ± 11.3</w:t>
            </w:r>
          </w:p>
        </w:tc>
        <w:tc>
          <w:tcPr>
            <w:tcW w:w="818" w:type="dxa"/>
          </w:tcPr>
          <w:p w14:paraId="1A2B3C33" w14:textId="77777777" w:rsidR="00A1B2C3" w:rsidRDefault="00A1B2C3">
            <w:r w:rsidRPr="00C4D5E6">
              <w:rPr>
                <w:rFonts w:ascii="Times New Roman" w:hAnsi="Times New Roman" w:eastAsia="宋体"/>
                <w:sz w:val="24"/>
                <w:szCs w:val="24"/>
              </w:rPr>
              <w:t xml:space="preserve">85.9(77.4-94.5)</w:t>
            </w:r>
          </w:p>
        </w:tc>
        <w:tc>
          <w:tcPr>
            <w:tcW w:w="818" w:type="dxa"/>
          </w:tcPr>
          <w:p w14:paraId="1A2B3C34" w14:textId="77777777" w:rsidR="00A1B2C3" w:rsidRDefault="00A1B2C3">
            <w:r w:rsidRPr="00C4D5E6">
              <w:rPr>
                <w:rFonts w:ascii="Times New Roman" w:hAnsi="Times New Roman" w:eastAsia="宋体"/>
                <w:sz w:val="24"/>
                <w:szCs w:val="24"/>
              </w:rPr>
              <w:t xml:space="preserve">c:16ut:115mt:98lt:43</w:t>
            </w:r>
          </w:p>
        </w:tc>
        <w:tc>
          <w:tcPr>
            <w:tcW w:w="818" w:type="dxa"/>
          </w:tcPr>
          <w:p w14:paraId="1A2B3C35" w14:textId="77777777" w:rsidR="00A1B2C3" w:rsidRDefault="00A1B2C3">
            <w:r w:rsidRPr="00C4D5E6">
              <w:rPr>
                <w:rFonts w:ascii="Times New Roman" w:hAnsi="Times New Roman" w:eastAsia="宋体"/>
                <w:sz w:val="24"/>
                <w:szCs w:val="24"/>
              </w:rPr>
              <w:t xml:space="preserve">1:482:613:924:71</w:t>
            </w:r>
          </w:p>
        </w:tc>
      </w:tr>
      <w:tr>
        <w:tc>
          <w:tcPr>
            <w:tcW w:w="818" w:type="dxa"/>
          </w:tcPr>
          <w:p w14:paraId="1A2B3C36" w14:textId="77777777" w:rsidR="00A1B2C3" w:rsidRDefault="00A1B2C3"/>
        </w:tc>
        <w:tc>
          <w:tcPr>
            <w:tcW w:w="818" w:type="dxa"/>
          </w:tcPr>
          <w:p w14:paraId="1A2B3C37" w14:textId="77777777" w:rsidR="00A1B2C3" w:rsidRDefault="00A1B2C3"/>
        </w:tc>
        <w:tc>
          <w:tcPr>
            <w:tcW w:w="818" w:type="dxa"/>
          </w:tcPr>
          <w:p w14:paraId="1A2B3C38" w14:textId="77777777" w:rsidR="00A1B2C3" w:rsidRDefault="00A1B2C3"/>
        </w:tc>
        <w:tc>
          <w:tcPr>
            <w:tcW w:w="818" w:type="dxa"/>
          </w:tcPr>
          <w:p w14:paraId="1A2B3C39" w14:textId="77777777" w:rsidR="00A1B2C3" w:rsidRDefault="00A1B2C3">
            <w:r w:rsidRPr="00C4D5E6">
              <w:rPr>
                <w:rFonts w:ascii="Times New Roman" w:hAnsi="Times New Roman" w:eastAsia="宋体"/>
                <w:sz w:val="24"/>
                <w:szCs w:val="24"/>
              </w:rPr>
              <w:t xml:space="preserve">ENI</w:t>
            </w:r>
          </w:p>
        </w:tc>
        <w:tc>
          <w:tcPr>
            <w:tcW w:w="818" w:type="dxa"/>
          </w:tcPr>
          <w:p w14:paraId="1A2B3C3A" w14:textId="77777777" w:rsidR="00A1B2C3" w:rsidRDefault="00A1B2C3">
            <w:r w:rsidRPr="00C4D5E6">
              <w:rPr>
                <w:rFonts w:ascii="Times New Roman" w:hAnsi="Times New Roman" w:eastAsia="宋体"/>
                <w:sz w:val="24"/>
                <w:szCs w:val="24"/>
              </w:rPr>
              <w:t xml:space="preserve">272</w:t>
            </w:r>
          </w:p>
        </w:tc>
        <w:tc>
          <w:tcPr>
            <w:tcW w:w="818" w:type="dxa"/>
          </w:tcPr>
          <w:p w14:paraId="1A2B3C3B" w14:textId="77777777" w:rsidR="00A1B2C3" w:rsidRDefault="00A1B2C3">
            <w:r w:rsidRPr="00C4D5E6">
              <w:rPr>
                <w:rFonts w:ascii="Times New Roman" w:hAnsi="Times New Roman" w:eastAsia="宋体"/>
                <w:sz w:val="24"/>
                <w:szCs w:val="24"/>
              </w:rPr>
              <w:t xml:space="preserve">ESCC:247non-ESCC:25</w:t>
            </w:r>
          </w:p>
        </w:tc>
        <w:tc>
          <w:tcPr>
            <w:tcW w:w="818" w:type="dxa"/>
          </w:tcPr>
          <w:p w14:paraId="1A2B3C3C" w14:textId="77777777" w:rsidR="00A1B2C3" w:rsidRDefault="00A1B2C3"/>
        </w:tc>
        <w:tc>
          <w:tcPr>
            <w:tcW w:w="818" w:type="dxa"/>
          </w:tcPr>
          <w:p w14:paraId="1A2B3C3D" w14:textId="77777777" w:rsidR="00A1B2C3" w:rsidRDefault="00A1B2C3">
            <w:r w:rsidRPr="00C4D5E6">
              <w:rPr>
                <w:rFonts w:ascii="Times New Roman" w:hAnsi="Times New Roman" w:eastAsia="宋体"/>
                <w:sz w:val="24"/>
                <w:szCs w:val="24"/>
              </w:rPr>
              <w:t xml:space="preserve">64.0 ± 8.5</w:t>
            </w:r>
          </w:p>
        </w:tc>
        <w:tc>
          <w:tcPr>
            <w:tcW w:w="818" w:type="dxa"/>
          </w:tcPr>
          <w:p w14:paraId="1A2B3C3E" w14:textId="77777777" w:rsidR="00A1B2C3" w:rsidRDefault="00A1B2C3">
            <w:r w:rsidRPr="00C4D5E6">
              <w:rPr>
                <w:rFonts w:ascii="Times New Roman" w:hAnsi="Times New Roman" w:eastAsia="宋体"/>
                <w:sz w:val="24"/>
                <w:szCs w:val="24"/>
              </w:rPr>
              <w:t xml:space="preserve">85.9(77.4-94.5)</w:t>
            </w:r>
          </w:p>
        </w:tc>
        <w:tc>
          <w:tcPr>
            <w:tcW w:w="818" w:type="dxa"/>
          </w:tcPr>
          <w:p w14:paraId="1A2B3C3F" w14:textId="77777777" w:rsidR="00A1B2C3" w:rsidRDefault="00A1B2C3">
            <w:r w:rsidRPr="00C4D5E6">
              <w:rPr>
                <w:rFonts w:ascii="Times New Roman" w:hAnsi="Times New Roman" w:eastAsia="宋体"/>
                <w:sz w:val="24"/>
                <w:szCs w:val="24"/>
              </w:rPr>
              <w:t xml:space="preserve">c:32ut:119mt:89lt:32</w:t>
            </w:r>
          </w:p>
        </w:tc>
        <w:tc>
          <w:tcPr>
            <w:tcW w:w="818" w:type="dxa"/>
          </w:tcPr>
          <w:p w14:paraId="1A2B3C40" w14:textId="77777777" w:rsidR="00A1B2C3" w:rsidRDefault="00A1B2C3">
            <w:r w:rsidRPr="00C4D5E6">
              <w:rPr>
                <w:rFonts w:ascii="Times New Roman" w:hAnsi="Times New Roman" w:eastAsia="宋体"/>
                <w:sz w:val="24"/>
                <w:szCs w:val="24"/>
              </w:rPr>
              <w:t xml:space="preserve">1:612:553:894:67</w:t>
            </w:r>
          </w:p>
        </w:tc>
      </w:tr>
      <w:tr>
        <w:tc>
          <w:tcPr>
            <w:tcW w:w="818" w:type="dxa"/>
          </w:tcPr>
          <w:p w14:paraId="1A2B3C41" w14:textId="77777777" w:rsidR="00A1B2C3" w:rsidRDefault="00A1B2C3">
            <w:r w:rsidRPr="00C4D5E6">
              <w:rPr>
                <w:rFonts w:ascii="Times New Roman" w:hAnsi="Times New Roman" w:eastAsia="宋体"/>
                <w:sz w:val="24"/>
                <w:szCs w:val="24"/>
              </w:rPr>
              <w:t xml:space="preserve">Xie,2020</w:t>
            </w:r>
          </w:p>
        </w:tc>
        <w:tc>
          <w:tcPr>
            <w:tcW w:w="818" w:type="dxa"/>
          </w:tcPr>
          <w:p w14:paraId="1A2B3C42" w14:textId="77777777" w:rsidR="00A1B2C3" w:rsidRDefault="00A1B2C3">
            <w:r w:rsidRPr="00C4D5E6">
              <w:rPr>
                <w:rFonts w:ascii="Times New Roman" w:hAnsi="Times New Roman" w:eastAsia="宋体"/>
                <w:sz w:val="24"/>
                <w:szCs w:val="24"/>
              </w:rPr>
              <w:t xml:space="preserve">RCT</w:t>
            </w:r>
          </w:p>
        </w:tc>
        <w:tc>
          <w:tcPr>
            <w:tcW w:w="818" w:type="dxa"/>
          </w:tcPr>
          <w:p w14:paraId="1A2B3C43" w14:textId="77777777" w:rsidR="00A1B2C3" w:rsidRDefault="00A1B2C3">
            <w:r w:rsidRPr="00C4D5E6">
              <w:rPr>
                <w:rFonts w:ascii="Times New Roman" w:hAnsi="Times New Roman" w:eastAsia="宋体"/>
                <w:sz w:val="24"/>
                <w:szCs w:val="24"/>
              </w:rPr>
              <w:t xml:space="preserve">China</w:t>
            </w:r>
          </w:p>
        </w:tc>
        <w:tc>
          <w:tcPr>
            <w:tcW w:w="818" w:type="dxa"/>
          </w:tcPr>
          <w:p w14:paraId="1A2B3C44" w14:textId="77777777" w:rsidR="00A1B2C3" w:rsidRDefault="00A1B2C3">
            <w:r w:rsidRPr="00C4D5E6">
              <w:rPr>
                <w:rFonts w:ascii="Times New Roman" w:hAnsi="Times New Roman" w:eastAsia="宋体"/>
                <w:sz w:val="24"/>
                <w:szCs w:val="24"/>
              </w:rPr>
              <w:t xml:space="preserve">IFI</w:t>
            </w:r>
          </w:p>
        </w:tc>
        <w:tc>
          <w:tcPr>
            <w:tcW w:w="818" w:type="dxa"/>
          </w:tcPr>
          <w:p w14:paraId="1A2B3C45" w14:textId="77777777" w:rsidR="00A1B2C3" w:rsidRDefault="00A1B2C3">
            <w:r w:rsidRPr="00C4D5E6">
              <w:rPr>
                <w:rFonts w:ascii="Times New Roman" w:hAnsi="Times New Roman" w:eastAsia="宋体"/>
                <w:sz w:val="24"/>
                <w:szCs w:val="24"/>
              </w:rPr>
              <w:t xml:space="preserve">88</w:t>
            </w:r>
          </w:p>
        </w:tc>
        <w:tc>
          <w:tcPr>
            <w:tcW w:w="818" w:type="dxa"/>
          </w:tcPr>
          <w:p w14:paraId="1A2B3C46" w14:textId="77777777" w:rsidR="00A1B2C3" w:rsidRDefault="00A1B2C3">
            <w:r w:rsidRPr="00C4D5E6">
              <w:rPr>
                <w:rFonts w:ascii="Times New Roman" w:hAnsi="Times New Roman" w:eastAsia="宋体"/>
                <w:sz w:val="24"/>
                <w:szCs w:val="24"/>
              </w:rPr>
              <w:t xml:space="preserve">ESCC</w:t>
            </w:r>
          </w:p>
        </w:tc>
        <w:tc>
          <w:tcPr>
            <w:tcW w:w="818" w:type="dxa"/>
          </w:tcPr>
          <w:p w14:paraId="1A2B3C47" w14:textId="77777777" w:rsidR="00A1B2C3" w:rsidRDefault="00A1B2C3">
            <w:r w:rsidRPr="00C4D5E6">
              <w:rPr>
                <w:rFonts w:ascii="Times New Roman" w:hAnsi="Times New Roman" w:eastAsia="宋体"/>
                <w:sz w:val="24"/>
                <w:szCs w:val="24"/>
              </w:rPr>
              <w:t xml:space="preserve">2007.12-2015.6</w:t>
            </w:r>
          </w:p>
        </w:tc>
        <w:tc>
          <w:tcPr>
            <w:tcW w:w="818" w:type="dxa"/>
          </w:tcPr>
          <w:p w14:paraId="1A2B3C48" w14:textId="77777777" w:rsidR="00A1B2C3" w:rsidRDefault="00A1B2C3">
            <w:r w:rsidRPr="00C4D5E6">
              <w:rPr>
                <w:rFonts w:ascii="Times New Roman" w:hAnsi="Times New Roman" w:eastAsia="宋体"/>
                <w:sz w:val="24"/>
                <w:szCs w:val="24"/>
              </w:rPr>
              <w:t xml:space="preserve">62(41–70)</w:t>
            </w:r>
          </w:p>
        </w:tc>
        <w:tc>
          <w:tcPr>
            <w:tcW w:w="818" w:type="dxa"/>
          </w:tcPr>
          <w:p w14:paraId="1A2B3C49" w14:textId="77777777" w:rsidR="00A1B2C3" w:rsidRDefault="00A1B2C3">
            <w:r w:rsidRPr="00C4D5E6">
              <w:rPr>
                <w:rFonts w:ascii="Times New Roman" w:hAnsi="Times New Roman" w:eastAsia="宋体"/>
                <w:sz w:val="24"/>
                <w:szCs w:val="24"/>
              </w:rPr>
              <w:t xml:space="preserve">–</w:t>
            </w:r>
          </w:p>
        </w:tc>
        <w:tc>
          <w:tcPr>
            <w:tcW w:w="818" w:type="dxa"/>
          </w:tcPr>
          <w:p w14:paraId="1A2B3C4A" w14:textId="77777777" w:rsidR="00A1B2C3" w:rsidRDefault="00A1B2C3">
            <w:r w:rsidRPr="00C4D5E6">
              <w:rPr>
                <w:rFonts w:ascii="Times New Roman" w:hAnsi="Times New Roman" w:eastAsia="宋体"/>
                <w:sz w:val="24"/>
                <w:szCs w:val="24"/>
              </w:rPr>
              <w:t xml:space="preserve">c:6ut:26mt:49lt:7</w:t>
            </w:r>
          </w:p>
        </w:tc>
        <w:tc>
          <w:tcPr>
            <w:tcW w:w="818" w:type="dxa"/>
          </w:tcPr>
          <w:p w14:paraId="1A2B3C4B" w14:textId="77777777" w:rsidR="00A1B2C3" w:rsidRDefault="00A1B2C3">
            <w:r w:rsidRPr="00C4D5E6">
              <w:rPr>
                <w:rFonts w:ascii="Times New Roman" w:hAnsi="Times New Roman" w:eastAsia="宋体"/>
                <w:sz w:val="24"/>
                <w:szCs w:val="24"/>
              </w:rPr>
              <w:t xml:space="preserve">–</w:t>
            </w:r>
          </w:p>
        </w:tc>
      </w:tr>
      <w:tr>
        <w:tc>
          <w:tcPr>
            <w:tcW w:w="818" w:type="dxa"/>
          </w:tcPr>
          <w:p w14:paraId="1A2B3C4C" w14:textId="77777777" w:rsidR="00A1B2C3" w:rsidRDefault="00A1B2C3"/>
        </w:tc>
        <w:tc>
          <w:tcPr>
            <w:tcW w:w="818" w:type="dxa"/>
          </w:tcPr>
          <w:p w14:paraId="1A2B3C4D" w14:textId="77777777" w:rsidR="00A1B2C3" w:rsidRDefault="00A1B2C3"/>
        </w:tc>
        <w:tc>
          <w:tcPr>
            <w:tcW w:w="818" w:type="dxa"/>
          </w:tcPr>
          <w:p w14:paraId="1A2B3C4E" w14:textId="77777777" w:rsidR="00A1B2C3" w:rsidRDefault="00A1B2C3"/>
        </w:tc>
        <w:tc>
          <w:tcPr>
            <w:tcW w:w="818" w:type="dxa"/>
          </w:tcPr>
          <w:p w14:paraId="1A2B3C4F" w14:textId="77777777" w:rsidR="00A1B2C3" w:rsidRDefault="00A1B2C3">
            <w:r w:rsidRPr="00C4D5E6">
              <w:rPr>
                <w:rFonts w:ascii="Times New Roman" w:hAnsi="Times New Roman" w:eastAsia="宋体"/>
                <w:sz w:val="24"/>
                <w:szCs w:val="24"/>
              </w:rPr>
              <w:t xml:space="preserve">ENI</w:t>
            </w:r>
          </w:p>
        </w:tc>
        <w:tc>
          <w:tcPr>
            <w:tcW w:w="818" w:type="dxa"/>
          </w:tcPr>
          <w:p w14:paraId="1A2B3C50" w14:textId="77777777" w:rsidR="00A1B2C3" w:rsidRDefault="00A1B2C3">
            <w:r w:rsidRPr="00C4D5E6">
              <w:rPr>
                <w:rFonts w:ascii="Times New Roman" w:hAnsi="Times New Roman" w:eastAsia="宋体"/>
                <w:sz w:val="24"/>
                <w:szCs w:val="24"/>
              </w:rPr>
              <w:t xml:space="preserve">88</w:t>
            </w:r>
          </w:p>
        </w:tc>
        <w:tc>
          <w:tcPr>
            <w:tcW w:w="818" w:type="dxa"/>
          </w:tcPr>
          <w:p w14:paraId="1A2B3C51" w14:textId="77777777" w:rsidR="00A1B2C3" w:rsidRDefault="00A1B2C3"/>
        </w:tc>
        <w:tc>
          <w:tcPr>
            <w:tcW w:w="818" w:type="dxa"/>
          </w:tcPr>
          <w:p w14:paraId="1A2B3C52" w14:textId="77777777" w:rsidR="00A1B2C3" w:rsidRDefault="00A1B2C3"/>
        </w:tc>
        <w:tc>
          <w:tcPr>
            <w:tcW w:w="818" w:type="dxa"/>
          </w:tcPr>
          <w:p w14:paraId="1A2B3C53" w14:textId="77777777" w:rsidR="00A1B2C3" w:rsidRDefault="00A1B2C3">
            <w:r w:rsidRPr="00C4D5E6">
              <w:rPr>
                <w:rFonts w:ascii="Times New Roman" w:hAnsi="Times New Roman" w:eastAsia="宋体"/>
                <w:sz w:val="24"/>
                <w:szCs w:val="24"/>
              </w:rPr>
              <w:t xml:space="preserve">61(40-68)</w:t>
            </w:r>
          </w:p>
        </w:tc>
        <w:tc>
          <w:tcPr>
            <w:tcW w:w="818" w:type="dxa"/>
          </w:tcPr>
          <w:p w14:paraId="1A2B3C54" w14:textId="77777777" w:rsidR="00A1B2C3" w:rsidRDefault="00A1B2C3">
            <w:r w:rsidRPr="00C4D5E6">
              <w:rPr>
                <w:rFonts w:ascii="Times New Roman" w:hAnsi="Times New Roman" w:eastAsia="宋体"/>
                <w:sz w:val="24"/>
                <w:szCs w:val="24"/>
              </w:rPr>
              <w:t xml:space="preserve">–</w:t>
            </w:r>
          </w:p>
        </w:tc>
        <w:tc>
          <w:tcPr>
            <w:tcW w:w="818" w:type="dxa"/>
          </w:tcPr>
          <w:p w14:paraId="1A2B3C55" w14:textId="77777777" w:rsidR="00A1B2C3" w:rsidRDefault="00A1B2C3">
            <w:r w:rsidRPr="00C4D5E6">
              <w:rPr>
                <w:rFonts w:ascii="Times New Roman" w:hAnsi="Times New Roman" w:eastAsia="宋体"/>
                <w:sz w:val="24"/>
                <w:szCs w:val="24"/>
              </w:rPr>
              <w:t xml:space="preserve">c:6ut:26mt:48lt:8</w:t>
            </w:r>
          </w:p>
        </w:tc>
        <w:tc>
          <w:tcPr>
            <w:tcW w:w="818" w:type="dxa"/>
          </w:tcPr>
          <w:p w14:paraId="1A2B3C56" w14:textId="77777777" w:rsidR="00A1B2C3" w:rsidRDefault="00A1B2C3">
            <w:r w:rsidRPr="00C4D5E6">
              <w:rPr>
                <w:rFonts w:ascii="Times New Roman" w:hAnsi="Times New Roman" w:eastAsia="宋体"/>
                <w:sz w:val="24"/>
                <w:szCs w:val="24"/>
              </w:rPr>
              <w:t xml:space="preserve">–</w:t>
            </w:r>
          </w:p>
        </w:tc>
      </w:tr>
      <w:tr>
        <w:tc>
          <w:tcPr>
            <w:tcW w:w="818" w:type="dxa"/>
          </w:tcPr>
          <w:p w14:paraId="1A2B3C57" w14:textId="77777777" w:rsidR="00A1B2C3" w:rsidRDefault="00A1B2C3">
            <w:r w:rsidRPr="00C4D5E6">
              <w:rPr>
                <w:rFonts w:ascii="Times New Roman" w:hAnsi="Times New Roman" w:eastAsia="宋体"/>
                <w:sz w:val="24"/>
                <w:szCs w:val="24"/>
              </w:rPr>
              <w:t xml:space="preserve">Nakatani,2020</w:t>
            </w:r>
          </w:p>
        </w:tc>
        <w:tc>
          <w:tcPr>
            <w:tcW w:w="818" w:type="dxa"/>
          </w:tcPr>
          <w:p w14:paraId="1A2B3C58" w14:textId="77777777" w:rsidR="00A1B2C3" w:rsidRDefault="00A1B2C3">
            <w:r w:rsidRPr="00C4D5E6">
              <w:rPr>
                <w:rFonts w:ascii="Times New Roman" w:hAnsi="Times New Roman" w:eastAsia="宋体"/>
                <w:sz w:val="24"/>
                <w:szCs w:val="24"/>
              </w:rPr>
              <w:t xml:space="preserve">Non-RCT</w:t>
            </w:r>
          </w:p>
        </w:tc>
        <w:tc>
          <w:tcPr>
            <w:tcW w:w="818" w:type="dxa"/>
          </w:tcPr>
          <w:p w14:paraId="1A2B3C59" w14:textId="77777777" w:rsidR="00A1B2C3" w:rsidRDefault="00A1B2C3">
            <w:r w:rsidRPr="00C4D5E6">
              <w:rPr>
                <w:rFonts w:ascii="Times New Roman" w:hAnsi="Times New Roman" w:eastAsia="宋体"/>
                <w:sz w:val="24"/>
                <w:szCs w:val="24"/>
              </w:rPr>
              <w:t xml:space="preserve">Japan</w:t>
            </w:r>
          </w:p>
        </w:tc>
        <w:tc>
          <w:tcPr>
            <w:tcW w:w="818" w:type="dxa"/>
          </w:tcPr>
          <w:p w14:paraId="1A2B3C5A" w14:textId="77777777" w:rsidR="00A1B2C3" w:rsidRDefault="00A1B2C3">
            <w:r w:rsidRPr="00C4D5E6">
              <w:rPr>
                <w:rFonts w:ascii="Times New Roman" w:hAnsi="Times New Roman" w:eastAsia="宋体"/>
                <w:sz w:val="24"/>
                <w:szCs w:val="24"/>
              </w:rPr>
              <w:t xml:space="preserve">IFI</w:t>
            </w:r>
          </w:p>
        </w:tc>
        <w:tc>
          <w:tcPr>
            <w:tcW w:w="818" w:type="dxa"/>
          </w:tcPr>
          <w:p w14:paraId="1A2B3C5B" w14:textId="77777777" w:rsidR="00A1B2C3" w:rsidRDefault="00A1B2C3">
            <w:r w:rsidRPr="00C4D5E6">
              <w:rPr>
                <w:rFonts w:ascii="Times New Roman" w:hAnsi="Times New Roman" w:eastAsia="宋体"/>
                <w:sz w:val="24"/>
                <w:szCs w:val="24"/>
              </w:rPr>
              <w:t xml:space="preserve">78</w:t>
            </w:r>
          </w:p>
        </w:tc>
        <w:tc>
          <w:tcPr>
            <w:tcW w:w="818" w:type="dxa"/>
          </w:tcPr>
          <w:p w14:paraId="1A2B3C5C" w14:textId="77777777" w:rsidR="00A1B2C3" w:rsidRDefault="00A1B2C3">
            <w:r w:rsidRPr="00C4D5E6">
              <w:rPr>
                <w:rFonts w:ascii="Times New Roman" w:hAnsi="Times New Roman" w:eastAsia="宋体"/>
                <w:sz w:val="24"/>
                <w:szCs w:val="24"/>
              </w:rPr>
              <w:t xml:space="preserve">ESCC</w:t>
            </w:r>
          </w:p>
        </w:tc>
        <w:tc>
          <w:tcPr>
            <w:tcW w:w="818" w:type="dxa"/>
          </w:tcPr>
          <w:p w14:paraId="1A2B3C5D" w14:textId="77777777" w:rsidR="00A1B2C3" w:rsidRDefault="00A1B2C3">
            <w:r w:rsidRPr="00C4D5E6">
              <w:rPr>
                <w:rFonts w:ascii="Times New Roman" w:hAnsi="Times New Roman" w:eastAsia="宋体"/>
                <w:sz w:val="24"/>
                <w:szCs w:val="24"/>
              </w:rPr>
              <w:t xml:space="preserve">2000.1-2012.12</w:t>
            </w:r>
          </w:p>
        </w:tc>
        <w:tc>
          <w:tcPr>
            <w:tcW w:w="818" w:type="dxa"/>
          </w:tcPr>
          <w:p w14:paraId="1A2B3C5E" w14:textId="77777777" w:rsidR="00A1B2C3" w:rsidRDefault="00A1B2C3">
            <w:r w:rsidRPr="00C4D5E6">
              <w:rPr>
                <w:rFonts w:ascii="Times New Roman" w:hAnsi="Times New Roman" w:eastAsia="宋体"/>
                <w:sz w:val="24"/>
                <w:szCs w:val="24"/>
              </w:rPr>
              <w:t xml:space="preserve">66.5(44-82)</w:t>
            </w:r>
          </w:p>
        </w:tc>
        <w:tc>
          <w:tcPr>
            <w:tcW w:w="818" w:type="dxa"/>
          </w:tcPr>
          <w:p w14:paraId="1A2B3C5F" w14:textId="77777777" w:rsidR="00A1B2C3" w:rsidRDefault="00A1B2C3">
            <w:r w:rsidRPr="00C4D5E6">
              <w:rPr>
                <w:rFonts w:ascii="Times New Roman" w:hAnsi="Times New Roman" w:eastAsia="宋体"/>
                <w:sz w:val="24"/>
                <w:szCs w:val="24"/>
              </w:rPr>
              <w:t xml:space="preserve">62(19-188)</w:t>
            </w:r>
          </w:p>
        </w:tc>
        <w:tc>
          <w:tcPr>
            <w:tcW w:w="818" w:type="dxa"/>
          </w:tcPr>
          <w:p w14:paraId="1A2B3C60" w14:textId="77777777" w:rsidR="00A1B2C3" w:rsidRDefault="00A1B2C3">
            <w:r w:rsidRPr="00C4D5E6">
              <w:rPr>
                <w:rFonts w:ascii="Times New Roman" w:hAnsi="Times New Roman" w:eastAsia="宋体"/>
                <w:sz w:val="24"/>
                <w:szCs w:val="24"/>
              </w:rPr>
              <w:t xml:space="preserve">u/mt:61lt:17</w:t>
            </w:r>
          </w:p>
        </w:tc>
        <w:tc>
          <w:tcPr>
            <w:tcW w:w="818" w:type="dxa"/>
          </w:tcPr>
          <w:p w14:paraId="1A2B3C61" w14:textId="77777777" w:rsidR="00A1B2C3" w:rsidRDefault="00A1B2C3">
            <w:r w:rsidRPr="00C4D5E6">
              <w:rPr>
                <w:rFonts w:ascii="Times New Roman" w:hAnsi="Times New Roman" w:eastAsia="宋体"/>
                <w:sz w:val="24"/>
                <w:szCs w:val="24"/>
              </w:rPr>
              <w:t xml:space="preserve">1:78</w:t>
            </w:r>
          </w:p>
        </w:tc>
      </w:tr>
      <w:tr>
        <w:tc>
          <w:tcPr>
            <w:tcW w:w="818" w:type="dxa"/>
          </w:tcPr>
          <w:p w14:paraId="1A2B3C62" w14:textId="77777777" w:rsidR="00A1B2C3" w:rsidRDefault="00A1B2C3"/>
        </w:tc>
        <w:tc>
          <w:tcPr>
            <w:tcW w:w="818" w:type="dxa"/>
          </w:tcPr>
          <w:p w14:paraId="1A2B3C63" w14:textId="77777777" w:rsidR="00A1B2C3" w:rsidRDefault="00A1B2C3"/>
        </w:tc>
        <w:tc>
          <w:tcPr>
            <w:tcW w:w="818" w:type="dxa"/>
          </w:tcPr>
          <w:p w14:paraId="1A2B3C64" w14:textId="77777777" w:rsidR="00A1B2C3" w:rsidRDefault="00A1B2C3"/>
        </w:tc>
        <w:tc>
          <w:tcPr>
            <w:tcW w:w="818" w:type="dxa"/>
          </w:tcPr>
          <w:p w14:paraId="1A2B3C65" w14:textId="77777777" w:rsidR="00A1B2C3" w:rsidRDefault="00A1B2C3">
            <w:r w:rsidRPr="00C4D5E6">
              <w:rPr>
                <w:rFonts w:ascii="Times New Roman" w:hAnsi="Times New Roman" w:eastAsia="宋体"/>
                <w:sz w:val="24"/>
                <w:szCs w:val="24"/>
              </w:rPr>
              <w:t xml:space="preserve">ENI</w:t>
            </w:r>
          </w:p>
        </w:tc>
        <w:tc>
          <w:tcPr>
            <w:tcW w:w="818" w:type="dxa"/>
          </w:tcPr>
          <w:p w14:paraId="1A2B3C66" w14:textId="77777777" w:rsidR="00A1B2C3" w:rsidRDefault="00A1B2C3">
            <w:r w:rsidRPr="00C4D5E6">
              <w:rPr>
                <w:rFonts w:ascii="Times New Roman" w:hAnsi="Times New Roman" w:eastAsia="宋体"/>
                <w:sz w:val="24"/>
                <w:szCs w:val="24"/>
              </w:rPr>
              <w:t xml:space="preserve">117</w:t>
            </w:r>
          </w:p>
        </w:tc>
        <w:tc>
          <w:tcPr>
            <w:tcW w:w="818" w:type="dxa"/>
          </w:tcPr>
          <w:p w14:paraId="1A2B3C67" w14:textId="77777777" w:rsidR="00A1B2C3" w:rsidRDefault="00A1B2C3"/>
        </w:tc>
        <w:tc>
          <w:tcPr>
            <w:tcW w:w="818" w:type="dxa"/>
          </w:tcPr>
          <w:p w14:paraId="1A2B3C68" w14:textId="77777777" w:rsidR="00A1B2C3" w:rsidRDefault="00A1B2C3"/>
        </w:tc>
        <w:tc>
          <w:tcPr>
            <w:tcW w:w="818" w:type="dxa"/>
          </w:tcPr>
          <w:p w14:paraId="1A2B3C69" w14:textId="77777777" w:rsidR="00A1B2C3" w:rsidRDefault="00A1B2C3">
            <w:r w:rsidRPr="00C4D5E6">
              <w:rPr>
                <w:rFonts w:ascii="Times New Roman" w:hAnsi="Times New Roman" w:eastAsia="宋体"/>
                <w:sz w:val="24"/>
                <w:szCs w:val="24"/>
              </w:rPr>
              <w:t xml:space="preserve">68(49-84)</w:t>
            </w:r>
          </w:p>
        </w:tc>
        <w:tc>
          <w:tcPr>
            <w:tcW w:w="818" w:type="dxa"/>
          </w:tcPr>
          <w:p w14:paraId="1A2B3C6A" w14:textId="77777777" w:rsidR="00A1B2C3" w:rsidRDefault="00A1B2C3">
            <w:r w:rsidRPr="00C4D5E6">
              <w:rPr>
                <w:rFonts w:ascii="Times New Roman" w:hAnsi="Times New Roman" w:eastAsia="宋体"/>
                <w:sz w:val="24"/>
                <w:szCs w:val="24"/>
              </w:rPr>
              <w:t xml:space="preserve">111.5(3-185)</w:t>
            </w:r>
          </w:p>
        </w:tc>
        <w:tc>
          <w:tcPr>
            <w:tcW w:w="818" w:type="dxa"/>
          </w:tcPr>
          <w:p w14:paraId="1A2B3C6B" w14:textId="77777777" w:rsidR="00A1B2C3" w:rsidRDefault="00A1B2C3">
            <w:r w:rsidRPr="00C4D5E6">
              <w:rPr>
                <w:rFonts w:ascii="Times New Roman" w:hAnsi="Times New Roman" w:eastAsia="宋体"/>
                <w:sz w:val="24"/>
                <w:szCs w:val="24"/>
              </w:rPr>
              <w:t xml:space="preserve">u/mt:79lt:38</w:t>
            </w:r>
          </w:p>
        </w:tc>
        <w:tc>
          <w:tcPr>
            <w:tcW w:w="818" w:type="dxa"/>
          </w:tcPr>
          <w:p w14:paraId="1A2B3C6C" w14:textId="77777777" w:rsidR="00A1B2C3" w:rsidRDefault="00A1B2C3">
            <w:r w:rsidRPr="00C4D5E6">
              <w:rPr>
                <w:rFonts w:ascii="Times New Roman" w:hAnsi="Times New Roman" w:eastAsia="宋体"/>
                <w:sz w:val="24"/>
                <w:szCs w:val="24"/>
              </w:rPr>
              <w:t xml:space="preserve">1:117</w:t>
            </w:r>
          </w:p>
        </w:tc>
      </w:tr>
      <w:tr>
        <w:tc>
          <w:tcPr>
            <w:tcW w:w="818" w:type="dxa"/>
          </w:tcPr>
          <w:p w14:paraId="1A2B3C6D" w14:textId="77777777" w:rsidR="00A1B2C3" w:rsidRDefault="00A1B2C3">
            <w:r w:rsidRPr="00C4D5E6">
              <w:rPr>
                <w:rFonts w:ascii="Times New Roman" w:hAnsi="Times New Roman" w:eastAsia="宋体"/>
                <w:sz w:val="24"/>
                <w:szCs w:val="24"/>
              </w:rPr>
              <w:t xml:space="preserve">Lyu,2020</w:t>
            </w:r>
          </w:p>
        </w:tc>
        <w:tc>
          <w:tcPr>
            <w:tcW w:w="818" w:type="dxa"/>
          </w:tcPr>
          <w:p w14:paraId="1A2B3C6E" w14:textId="77777777" w:rsidR="00A1B2C3" w:rsidRDefault="00A1B2C3">
            <w:r w:rsidRPr="00C4D5E6">
              <w:rPr>
                <w:rFonts w:ascii="Times New Roman" w:hAnsi="Times New Roman" w:eastAsia="宋体"/>
                <w:sz w:val="24"/>
                <w:szCs w:val="24"/>
              </w:rPr>
              <w:t xml:space="preserve">RCT</w:t>
            </w:r>
          </w:p>
        </w:tc>
        <w:tc>
          <w:tcPr>
            <w:tcW w:w="818" w:type="dxa"/>
          </w:tcPr>
          <w:p w14:paraId="1A2B3C6F" w14:textId="77777777" w:rsidR="00A1B2C3" w:rsidRDefault="00A1B2C3">
            <w:r w:rsidRPr="00C4D5E6">
              <w:rPr>
                <w:rFonts w:ascii="Times New Roman" w:hAnsi="Times New Roman" w:eastAsia="宋体"/>
                <w:sz w:val="24"/>
                <w:szCs w:val="24"/>
              </w:rPr>
              <w:t xml:space="preserve">China</w:t>
            </w:r>
          </w:p>
        </w:tc>
        <w:tc>
          <w:tcPr>
            <w:tcW w:w="818" w:type="dxa"/>
          </w:tcPr>
          <w:p w14:paraId="1A2B3C70" w14:textId="77777777" w:rsidR="00A1B2C3" w:rsidRDefault="00A1B2C3">
            <w:r w:rsidRPr="00C4D5E6">
              <w:rPr>
                <w:rFonts w:ascii="Times New Roman" w:hAnsi="Times New Roman" w:eastAsia="宋体"/>
                <w:sz w:val="24"/>
                <w:szCs w:val="24"/>
              </w:rPr>
              <w:t xml:space="preserve">IFI</w:t>
            </w:r>
          </w:p>
        </w:tc>
        <w:tc>
          <w:tcPr>
            <w:tcW w:w="818" w:type="dxa"/>
          </w:tcPr>
          <w:p w14:paraId="1A2B3C71" w14:textId="77777777" w:rsidR="00A1B2C3" w:rsidRDefault="00A1B2C3">
            <w:r w:rsidRPr="00C4D5E6">
              <w:rPr>
                <w:rFonts w:ascii="Times New Roman" w:hAnsi="Times New Roman" w:eastAsia="宋体"/>
                <w:sz w:val="24"/>
                <w:szCs w:val="24"/>
              </w:rPr>
              <w:t xml:space="preserve">98</w:t>
            </w:r>
          </w:p>
        </w:tc>
        <w:tc>
          <w:tcPr>
            <w:tcW w:w="818" w:type="dxa"/>
          </w:tcPr>
          <w:p w14:paraId="1A2B3C72" w14:textId="77777777" w:rsidR="00A1B2C3" w:rsidRDefault="00A1B2C3">
            <w:r w:rsidRPr="00C4D5E6">
              <w:rPr>
                <w:rFonts w:ascii="Times New Roman" w:hAnsi="Times New Roman" w:eastAsia="宋体"/>
                <w:sz w:val="24"/>
                <w:szCs w:val="24"/>
              </w:rPr>
              <w:t xml:space="preserve">ESCC</w:t>
            </w:r>
          </w:p>
        </w:tc>
        <w:tc>
          <w:tcPr>
            <w:tcW w:w="818" w:type="dxa"/>
          </w:tcPr>
          <w:p w14:paraId="1A2B3C73" w14:textId="77777777" w:rsidR="00A1B2C3" w:rsidRDefault="00A1B2C3">
            <w:r w:rsidRPr="00C4D5E6">
              <w:rPr>
                <w:rFonts w:ascii="Times New Roman" w:hAnsi="Times New Roman" w:eastAsia="宋体"/>
                <w:sz w:val="24"/>
                <w:szCs w:val="24"/>
              </w:rPr>
              <w:t xml:space="preserve">2012.4-2016.10</w:t>
            </w:r>
          </w:p>
        </w:tc>
        <w:tc>
          <w:tcPr>
            <w:tcW w:w="818" w:type="dxa"/>
          </w:tcPr>
          <w:p w14:paraId="1A2B3C74" w14:textId="77777777" w:rsidR="00A1B2C3" w:rsidRDefault="00A1B2C3">
            <w:r w:rsidRPr="00C4D5E6">
              <w:rPr>
                <w:rFonts w:ascii="Times New Roman" w:hAnsi="Times New Roman" w:eastAsia="宋体"/>
                <w:sz w:val="24"/>
                <w:szCs w:val="24"/>
              </w:rPr>
              <w:t xml:space="preserve">≥60:54&lt;60:44</w:t>
            </w:r>
          </w:p>
        </w:tc>
        <w:tc>
          <w:tcPr>
            <w:tcW w:w="818" w:type="dxa"/>
          </w:tcPr>
          <w:p w14:paraId="1A2B3C75" w14:textId="77777777" w:rsidR="00A1B2C3" w:rsidRDefault="00A1B2C3">
            <w:r w:rsidRPr="00C4D5E6">
              <w:rPr>
                <w:rFonts w:ascii="Times New Roman" w:hAnsi="Times New Roman" w:eastAsia="宋体"/>
                <w:sz w:val="24"/>
                <w:szCs w:val="24"/>
              </w:rPr>
              <w:t xml:space="preserve">–</w:t>
            </w:r>
          </w:p>
        </w:tc>
        <w:tc>
          <w:tcPr>
            <w:tcW w:w="818" w:type="dxa"/>
          </w:tcPr>
          <w:p w14:paraId="1A2B3C76" w14:textId="77777777" w:rsidR="00A1B2C3" w:rsidRDefault="00A1B2C3">
            <w:r w:rsidRPr="00C4D5E6">
              <w:rPr>
                <w:rFonts w:ascii="Times New Roman" w:hAnsi="Times New Roman" w:eastAsia="宋体"/>
                <w:sz w:val="24"/>
                <w:szCs w:val="24"/>
              </w:rPr>
              <w:t xml:space="preserve">ut:42mt:49lt:7</w:t>
            </w:r>
          </w:p>
        </w:tc>
        <w:tc>
          <w:tcPr>
            <w:tcW w:w="818" w:type="dxa"/>
          </w:tcPr>
          <w:p w14:paraId="1A2B3C77" w14:textId="77777777" w:rsidR="00A1B2C3" w:rsidRDefault="00A1B2C3">
            <w:r w:rsidRPr="00C4D5E6">
              <w:rPr>
                <w:rFonts w:ascii="Times New Roman" w:hAnsi="Times New Roman" w:eastAsia="宋体"/>
                <w:sz w:val="24"/>
                <w:szCs w:val="24"/>
              </w:rPr>
              <w:t xml:space="preserve">2:273:71</w:t>
            </w:r>
          </w:p>
        </w:tc>
      </w:tr>
      <w:tr>
        <w:tc>
          <w:tcPr>
            <w:tcW w:w="818" w:type="dxa"/>
          </w:tcPr>
          <w:p w14:paraId="1A2B3C78" w14:textId="77777777" w:rsidR="00A1B2C3" w:rsidRDefault="00A1B2C3"/>
        </w:tc>
        <w:tc>
          <w:tcPr>
            <w:tcW w:w="818" w:type="dxa"/>
          </w:tcPr>
          <w:p w14:paraId="1A2B3C79" w14:textId="77777777" w:rsidR="00A1B2C3" w:rsidRDefault="00A1B2C3"/>
        </w:tc>
        <w:tc>
          <w:tcPr>
            <w:tcW w:w="818" w:type="dxa"/>
          </w:tcPr>
          <w:p w14:paraId="1A2B3C7A" w14:textId="77777777" w:rsidR="00A1B2C3" w:rsidRDefault="00A1B2C3"/>
        </w:tc>
        <w:tc>
          <w:tcPr>
            <w:tcW w:w="818" w:type="dxa"/>
          </w:tcPr>
          <w:p w14:paraId="1A2B3C7B" w14:textId="77777777" w:rsidR="00A1B2C3" w:rsidRDefault="00A1B2C3">
            <w:r w:rsidRPr="00C4D5E6">
              <w:rPr>
                <w:rFonts w:ascii="Times New Roman" w:hAnsi="Times New Roman" w:eastAsia="宋体"/>
                <w:sz w:val="24"/>
                <w:szCs w:val="24"/>
              </w:rPr>
              <w:t xml:space="preserve">ENI</w:t>
            </w:r>
          </w:p>
        </w:tc>
        <w:tc>
          <w:tcPr>
            <w:tcW w:w="818" w:type="dxa"/>
          </w:tcPr>
          <w:p w14:paraId="1A2B3C7C" w14:textId="77777777" w:rsidR="00A1B2C3" w:rsidRDefault="00A1B2C3">
            <w:r w:rsidRPr="00C4D5E6">
              <w:rPr>
                <w:rFonts w:ascii="Times New Roman" w:hAnsi="Times New Roman" w:eastAsia="宋体"/>
                <w:sz w:val="24"/>
                <w:szCs w:val="24"/>
              </w:rPr>
              <w:t xml:space="preserve">94</w:t>
            </w:r>
          </w:p>
        </w:tc>
        <w:tc>
          <w:tcPr>
            <w:tcW w:w="818" w:type="dxa"/>
          </w:tcPr>
          <w:p w14:paraId="1A2B3C7D" w14:textId="77777777" w:rsidR="00A1B2C3" w:rsidRDefault="00A1B2C3"/>
        </w:tc>
        <w:tc>
          <w:tcPr>
            <w:tcW w:w="818" w:type="dxa"/>
          </w:tcPr>
          <w:p w14:paraId="1A2B3C7E" w14:textId="77777777" w:rsidR="00A1B2C3" w:rsidRDefault="00A1B2C3"/>
        </w:tc>
        <w:tc>
          <w:tcPr>
            <w:tcW w:w="818" w:type="dxa"/>
          </w:tcPr>
          <w:p w14:paraId="1A2B3C7F" w14:textId="77777777" w:rsidR="00A1B2C3" w:rsidRDefault="00A1B2C3">
            <w:r w:rsidRPr="00C4D5E6">
              <w:rPr>
                <w:rFonts w:ascii="Times New Roman" w:hAnsi="Times New Roman" w:eastAsia="宋体"/>
                <w:sz w:val="24"/>
                <w:szCs w:val="24"/>
              </w:rPr>
              <w:t xml:space="preserve">≥60:44&lt;60:50</w:t>
            </w:r>
          </w:p>
        </w:tc>
        <w:tc>
          <w:tcPr>
            <w:tcW w:w="818" w:type="dxa"/>
          </w:tcPr>
          <w:p w14:paraId="1A2B3C80" w14:textId="77777777" w:rsidR="00A1B2C3" w:rsidRDefault="00A1B2C3">
            <w:r w:rsidRPr="00C4D5E6">
              <w:rPr>
                <w:rFonts w:ascii="Times New Roman" w:hAnsi="Times New Roman" w:eastAsia="宋体"/>
                <w:sz w:val="24"/>
                <w:szCs w:val="24"/>
              </w:rPr>
              <w:t xml:space="preserve">–</w:t>
            </w:r>
          </w:p>
        </w:tc>
        <w:tc>
          <w:tcPr>
            <w:tcW w:w="818" w:type="dxa"/>
          </w:tcPr>
          <w:p w14:paraId="1A2B3C81" w14:textId="77777777" w:rsidR="00A1B2C3" w:rsidRDefault="00A1B2C3">
            <w:r w:rsidRPr="00C4D5E6">
              <w:rPr>
                <w:rFonts w:ascii="Times New Roman" w:hAnsi="Times New Roman" w:eastAsia="宋体"/>
                <w:sz w:val="24"/>
                <w:szCs w:val="24"/>
              </w:rPr>
              <w:t xml:space="preserve">ut:37mt:49lt:8</w:t>
            </w:r>
          </w:p>
        </w:tc>
        <w:tc>
          <w:tcPr>
            <w:tcW w:w="818" w:type="dxa"/>
          </w:tcPr>
          <w:p w14:paraId="1A2B3C82" w14:textId="77777777" w:rsidR="00A1B2C3" w:rsidRDefault="00A1B2C3">
            <w:r w:rsidRPr="00C4D5E6">
              <w:rPr>
                <w:rFonts w:ascii="Times New Roman" w:hAnsi="Times New Roman" w:eastAsia="宋体"/>
                <w:sz w:val="24"/>
                <w:szCs w:val="24"/>
              </w:rPr>
              <w:t xml:space="preserve">2:223:72</w:t>
            </w:r>
          </w:p>
        </w:tc>
      </w:tr>
      <w:tr>
        <w:tc>
          <w:tcPr>
            <w:tcW w:w="818" w:type="dxa"/>
          </w:tcPr>
          <w:p w14:paraId="1A2B3C83" w14:textId="77777777" w:rsidR="00A1B2C3" w:rsidRDefault="00A1B2C3">
            <w:r w:rsidRPr="00C4D5E6">
              <w:rPr>
                <w:rFonts w:ascii="Times New Roman" w:hAnsi="Times New Roman" w:eastAsia="宋体"/>
                <w:sz w:val="24"/>
                <w:szCs w:val="24"/>
              </w:rPr>
              <w:t xml:space="preserve">Q.F Li,2019</w:t>
            </w:r>
          </w:p>
        </w:tc>
        <w:tc>
          <w:tcPr>
            <w:tcW w:w="818" w:type="dxa"/>
          </w:tcPr>
          <w:p w14:paraId="1A2B3C84" w14:textId="77777777" w:rsidR="00A1B2C3" w:rsidRDefault="00A1B2C3">
            <w:r w:rsidRPr="00C4D5E6">
              <w:rPr>
                <w:rFonts w:ascii="Times New Roman" w:hAnsi="Times New Roman" w:eastAsia="宋体"/>
                <w:sz w:val="24"/>
                <w:szCs w:val="24"/>
              </w:rPr>
              <w:t xml:space="preserve">Non-RCT</w:t>
            </w:r>
          </w:p>
        </w:tc>
        <w:tc>
          <w:tcPr>
            <w:tcW w:w="818" w:type="dxa"/>
          </w:tcPr>
          <w:p w14:paraId="1A2B3C85" w14:textId="77777777" w:rsidR="00A1B2C3" w:rsidRDefault="00A1B2C3">
            <w:r w:rsidRPr="00C4D5E6">
              <w:rPr>
                <w:rFonts w:ascii="Times New Roman" w:hAnsi="Times New Roman" w:eastAsia="宋体"/>
                <w:sz w:val="24"/>
                <w:szCs w:val="24"/>
              </w:rPr>
              <w:t xml:space="preserve">China</w:t>
            </w:r>
          </w:p>
        </w:tc>
        <w:tc>
          <w:tcPr>
            <w:tcW w:w="818" w:type="dxa"/>
          </w:tcPr>
          <w:p w14:paraId="1A2B3C86" w14:textId="77777777" w:rsidR="00A1B2C3" w:rsidRDefault="00A1B2C3">
            <w:r w:rsidRPr="00C4D5E6">
              <w:rPr>
                <w:rFonts w:ascii="Times New Roman" w:hAnsi="Times New Roman" w:eastAsia="宋体"/>
                <w:sz w:val="24"/>
                <w:szCs w:val="24"/>
              </w:rPr>
              <w:t xml:space="preserve">IFI</w:t>
            </w:r>
          </w:p>
        </w:tc>
        <w:tc>
          <w:tcPr>
            <w:tcW w:w="818" w:type="dxa"/>
          </w:tcPr>
          <w:p w14:paraId="1A2B3C87" w14:textId="77777777" w:rsidR="00A1B2C3" w:rsidRDefault="00A1B2C3">
            <w:r w:rsidRPr="00C4D5E6">
              <w:rPr>
                <w:rFonts w:ascii="Times New Roman" w:hAnsi="Times New Roman" w:eastAsia="宋体"/>
                <w:sz w:val="24"/>
                <w:szCs w:val="24"/>
              </w:rPr>
              <w:t xml:space="preserve">314</w:t>
            </w:r>
          </w:p>
        </w:tc>
        <w:tc>
          <w:tcPr>
            <w:tcW w:w="818" w:type="dxa"/>
          </w:tcPr>
          <w:p w14:paraId="1A2B3C88" w14:textId="77777777" w:rsidR="00A1B2C3" w:rsidRDefault="00A1B2C3">
            <w:r w:rsidRPr="00C4D5E6">
              <w:rPr>
                <w:rFonts w:ascii="Times New Roman" w:hAnsi="Times New Roman" w:eastAsia="宋体"/>
                <w:sz w:val="24"/>
                <w:szCs w:val="24"/>
              </w:rPr>
              <w:t xml:space="preserve">ESCC</w:t>
            </w:r>
          </w:p>
        </w:tc>
        <w:tc>
          <w:tcPr>
            <w:tcW w:w="818" w:type="dxa"/>
          </w:tcPr>
          <w:p w14:paraId="1A2B3C89" w14:textId="77777777" w:rsidR="00A1B2C3" w:rsidRDefault="00A1B2C3">
            <w:r w:rsidRPr="00C4D5E6">
              <w:rPr>
                <w:rFonts w:ascii="Times New Roman" w:hAnsi="Times New Roman" w:eastAsia="宋体"/>
                <w:sz w:val="24"/>
                <w:szCs w:val="24"/>
              </w:rPr>
              <w:t xml:space="preserve">2006.1-2012.12</w:t>
            </w:r>
          </w:p>
        </w:tc>
        <w:tc>
          <w:tcPr>
            <w:tcW w:w="818" w:type="dxa"/>
          </w:tcPr>
          <w:p w14:paraId="1A2B3C8A" w14:textId="77777777" w:rsidR="00A1B2C3" w:rsidRDefault="00A1B2C3">
            <w:r w:rsidRPr="00C4D5E6">
              <w:rPr>
                <w:rFonts w:ascii="Times New Roman" w:hAnsi="Times New Roman" w:eastAsia="宋体"/>
                <w:sz w:val="24"/>
                <w:szCs w:val="24"/>
              </w:rPr>
              <w:t xml:space="preserve">≥62:181(57.6%)&lt;62:133(42.4%)</w:t>
            </w:r>
          </w:p>
        </w:tc>
        <w:tc>
          <w:tcPr>
            <w:tcW w:w="818" w:type="dxa"/>
          </w:tcPr>
          <w:p w14:paraId="1A2B3C8B" w14:textId="77777777" w:rsidR="00A1B2C3" w:rsidRDefault="00A1B2C3">
            <w:r w:rsidRPr="00C4D5E6">
              <w:rPr>
                <w:rFonts w:ascii="Times New Roman" w:hAnsi="Times New Roman" w:eastAsia="宋体"/>
                <w:sz w:val="24"/>
                <w:szCs w:val="24"/>
              </w:rPr>
              <w:t xml:space="preserve">117.6(110.2-124.9)</w:t>
            </w:r>
          </w:p>
        </w:tc>
        <w:tc>
          <w:tcPr>
            <w:tcW w:w="818" w:type="dxa"/>
          </w:tcPr>
          <w:p w14:paraId="1A2B3C8C" w14:textId="77777777" w:rsidR="00A1B2C3" w:rsidRDefault="00A1B2C3">
            <w:r w:rsidRPr="00C4D5E6">
              <w:rPr>
                <w:rFonts w:ascii="Times New Roman" w:hAnsi="Times New Roman" w:eastAsia="宋体"/>
                <w:sz w:val="24"/>
                <w:szCs w:val="24"/>
              </w:rPr>
              <w:t xml:space="preserve">u/mt:279lt:35</w:t>
            </w:r>
          </w:p>
        </w:tc>
        <w:tc>
          <w:tcPr>
            <w:tcW w:w="818" w:type="dxa"/>
          </w:tcPr>
          <w:p w14:paraId="1A2B3C8D" w14:textId="77777777" w:rsidR="00A1B2C3" w:rsidRDefault="00A1B2C3">
            <w:r w:rsidRPr="00C4D5E6">
              <w:rPr>
                <w:rFonts w:ascii="Times New Roman" w:hAnsi="Times New Roman" w:eastAsia="宋体"/>
                <w:sz w:val="24"/>
                <w:szCs w:val="24"/>
              </w:rPr>
              <w:t xml:space="preserve">1+2:1743+4a:140</w:t>
            </w:r>
          </w:p>
        </w:tc>
      </w:tr>
      <w:tr>
        <w:tc>
          <w:tcPr>
            <w:tcW w:w="818" w:type="dxa"/>
          </w:tcPr>
          <w:p w14:paraId="1A2B3C8E" w14:textId="77777777" w:rsidR="00A1B2C3" w:rsidRDefault="00A1B2C3"/>
        </w:tc>
        <w:tc>
          <w:tcPr>
            <w:tcW w:w="818" w:type="dxa"/>
          </w:tcPr>
          <w:p w14:paraId="1A2B3C8F" w14:textId="77777777" w:rsidR="00A1B2C3" w:rsidRDefault="00A1B2C3"/>
        </w:tc>
        <w:tc>
          <w:tcPr>
            <w:tcW w:w="818" w:type="dxa"/>
          </w:tcPr>
          <w:p w14:paraId="1A2B3C90" w14:textId="77777777" w:rsidR="00A1B2C3" w:rsidRDefault="00A1B2C3"/>
        </w:tc>
        <w:tc>
          <w:tcPr>
            <w:tcW w:w="818" w:type="dxa"/>
          </w:tcPr>
          <w:p w14:paraId="1A2B3C91" w14:textId="77777777" w:rsidR="00A1B2C3" w:rsidRDefault="00A1B2C3">
            <w:r w:rsidRPr="00C4D5E6">
              <w:rPr>
                <w:rFonts w:ascii="Times New Roman" w:hAnsi="Times New Roman" w:eastAsia="宋体"/>
                <w:sz w:val="24"/>
                <w:szCs w:val="24"/>
              </w:rPr>
              <w:t xml:space="preserve">ENI</w:t>
            </w:r>
          </w:p>
        </w:tc>
        <w:tc>
          <w:tcPr>
            <w:tcW w:w="818" w:type="dxa"/>
          </w:tcPr>
          <w:p w14:paraId="1A2B3C92" w14:textId="77777777" w:rsidR="00A1B2C3" w:rsidRDefault="00A1B2C3">
            <w:r w:rsidRPr="00C4D5E6">
              <w:rPr>
                <w:rFonts w:ascii="Times New Roman" w:hAnsi="Times New Roman" w:eastAsia="宋体"/>
                <w:sz w:val="24"/>
                <w:szCs w:val="24"/>
              </w:rPr>
              <w:t xml:space="preserve">157</w:t>
            </w:r>
          </w:p>
        </w:tc>
        <w:tc>
          <w:tcPr>
            <w:tcW w:w="818" w:type="dxa"/>
          </w:tcPr>
          <w:p w14:paraId="1A2B3C93" w14:textId="77777777" w:rsidR="00A1B2C3" w:rsidRDefault="00A1B2C3"/>
        </w:tc>
        <w:tc>
          <w:tcPr>
            <w:tcW w:w="818" w:type="dxa"/>
          </w:tcPr>
          <w:p w14:paraId="1A2B3C94" w14:textId="77777777" w:rsidR="00A1B2C3" w:rsidRDefault="00A1B2C3"/>
        </w:tc>
        <w:tc>
          <w:tcPr>
            <w:tcW w:w="818" w:type="dxa"/>
          </w:tcPr>
          <w:p w14:paraId="1A2B3C95" w14:textId="77777777" w:rsidR="00A1B2C3" w:rsidRDefault="00A1B2C3">
            <w:r w:rsidRPr="00C4D5E6">
              <w:rPr>
                <w:rFonts w:ascii="Times New Roman" w:hAnsi="Times New Roman" w:eastAsia="宋体"/>
                <w:sz w:val="24"/>
                <w:szCs w:val="24"/>
              </w:rPr>
              <w:t xml:space="preserve">≥62:84(53.5%)&lt;62:73(46.5%)</w:t>
            </w:r>
          </w:p>
        </w:tc>
        <w:tc>
          <w:tcPr>
            <w:tcW w:w="818" w:type="dxa"/>
          </w:tcPr>
          <w:p w14:paraId="1A2B3C96" w14:textId="77777777" w:rsidR="00A1B2C3" w:rsidRDefault="00A1B2C3">
            <w:r w:rsidRPr="00C4D5E6">
              <w:rPr>
                <w:rFonts w:ascii="Times New Roman" w:hAnsi="Times New Roman" w:eastAsia="宋体"/>
                <w:sz w:val="24"/>
                <w:szCs w:val="24"/>
              </w:rPr>
              <w:t xml:space="preserve">92.9(88.3-97.6)</w:t>
            </w:r>
          </w:p>
        </w:tc>
        <w:tc>
          <w:tcPr>
            <w:tcW w:w="818" w:type="dxa"/>
          </w:tcPr>
          <w:p w14:paraId="1A2B3C97" w14:textId="77777777" w:rsidR="00A1B2C3" w:rsidRDefault="00A1B2C3">
            <w:r w:rsidRPr="00C4D5E6">
              <w:rPr>
                <w:rFonts w:ascii="Times New Roman" w:hAnsi="Times New Roman" w:eastAsia="宋体"/>
                <w:sz w:val="24"/>
                <w:szCs w:val="24"/>
              </w:rPr>
              <w:t xml:space="preserve">u/mt:138lt:19</w:t>
            </w:r>
          </w:p>
        </w:tc>
        <w:tc>
          <w:tcPr>
            <w:tcW w:w="818" w:type="dxa"/>
          </w:tcPr>
          <w:p w14:paraId="1A2B3C98" w14:textId="77777777" w:rsidR="00A1B2C3" w:rsidRDefault="00A1B2C3">
            <w:r w:rsidRPr="00C4D5E6">
              <w:rPr>
                <w:rFonts w:ascii="Times New Roman" w:hAnsi="Times New Roman" w:eastAsia="宋体"/>
                <w:sz w:val="24"/>
                <w:szCs w:val="24"/>
              </w:rPr>
              <w:t xml:space="preserve">1+2:833+4a:74</w:t>
            </w:r>
          </w:p>
        </w:tc>
      </w:tr>
      <w:tr>
        <w:tc>
          <w:tcPr>
            <w:tcW w:w="818" w:type="dxa"/>
          </w:tcPr>
          <w:p w14:paraId="1A2B3C99" w14:textId="77777777" w:rsidR="00A1B2C3" w:rsidRDefault="00A1B2C3">
            <w:r w:rsidRPr="00C4D5E6">
              <w:rPr>
                <w:rFonts w:ascii="Times New Roman" w:hAnsi="Times New Roman" w:eastAsia="宋体"/>
                <w:sz w:val="24"/>
                <w:szCs w:val="24"/>
              </w:rPr>
              <w:t xml:space="preserve">Wang,2018</w:t>
            </w:r>
          </w:p>
        </w:tc>
        <w:tc>
          <w:tcPr>
            <w:tcW w:w="818" w:type="dxa"/>
          </w:tcPr>
          <w:p w14:paraId="1A2B3C9A" w14:textId="77777777" w:rsidR="00A1B2C3" w:rsidRDefault="00A1B2C3">
            <w:r w:rsidRPr="00C4D5E6">
              <w:rPr>
                <w:rFonts w:ascii="Times New Roman" w:hAnsi="Times New Roman" w:eastAsia="宋体"/>
                <w:sz w:val="24"/>
                <w:szCs w:val="24"/>
              </w:rPr>
              <w:t xml:space="preserve">Non-RCT</w:t>
            </w:r>
          </w:p>
        </w:tc>
        <w:tc>
          <w:tcPr>
            <w:tcW w:w="818" w:type="dxa"/>
          </w:tcPr>
          <w:p w14:paraId="1A2B3C9B" w14:textId="77777777" w:rsidR="00A1B2C3" w:rsidRDefault="00A1B2C3">
            <w:r w:rsidRPr="00C4D5E6">
              <w:rPr>
                <w:rFonts w:ascii="Times New Roman" w:hAnsi="Times New Roman" w:eastAsia="宋体"/>
                <w:sz w:val="24"/>
                <w:szCs w:val="24"/>
              </w:rPr>
              <w:t xml:space="preserve">China</w:t>
            </w:r>
          </w:p>
        </w:tc>
        <w:tc>
          <w:tcPr>
            <w:tcW w:w="818" w:type="dxa"/>
          </w:tcPr>
          <w:p w14:paraId="1A2B3C9C" w14:textId="77777777" w:rsidR="00A1B2C3" w:rsidRDefault="00A1B2C3">
            <w:r w:rsidRPr="00C4D5E6">
              <w:rPr>
                <w:rFonts w:ascii="Times New Roman" w:hAnsi="Times New Roman" w:eastAsia="宋体"/>
                <w:sz w:val="24"/>
                <w:szCs w:val="24"/>
              </w:rPr>
              <w:t xml:space="preserve">IFI</w:t>
            </w:r>
          </w:p>
        </w:tc>
        <w:tc>
          <w:tcPr>
            <w:tcW w:w="818" w:type="dxa"/>
          </w:tcPr>
          <w:p w14:paraId="1A2B3C9D" w14:textId="77777777" w:rsidR="00A1B2C3" w:rsidRDefault="00A1B2C3">
            <w:r w:rsidRPr="00C4D5E6">
              <w:rPr>
                <w:rFonts w:ascii="Times New Roman" w:hAnsi="Times New Roman" w:eastAsia="宋体"/>
                <w:sz w:val="24"/>
                <w:szCs w:val="24"/>
              </w:rPr>
              <w:t xml:space="preserve">276</w:t>
            </w:r>
          </w:p>
        </w:tc>
        <w:tc>
          <w:tcPr>
            <w:tcW w:w="818" w:type="dxa"/>
          </w:tcPr>
          <w:p w14:paraId="1A2B3C9E" w14:textId="77777777" w:rsidR="00A1B2C3" w:rsidRDefault="00A1B2C3">
            <w:r w:rsidRPr="00C4D5E6">
              <w:rPr>
                <w:rFonts w:ascii="Times New Roman" w:hAnsi="Times New Roman" w:eastAsia="宋体"/>
                <w:sz w:val="24"/>
                <w:szCs w:val="24"/>
              </w:rPr>
              <w:t xml:space="preserve">ESCC</w:t>
            </w:r>
          </w:p>
        </w:tc>
        <w:tc>
          <w:tcPr>
            <w:tcW w:w="818" w:type="dxa"/>
          </w:tcPr>
          <w:p w14:paraId="1A2B3C9F" w14:textId="77777777" w:rsidR="00A1B2C3" w:rsidRDefault="00A1B2C3">
            <w:r w:rsidRPr="00C4D5E6">
              <w:rPr>
                <w:rFonts w:ascii="Times New Roman" w:hAnsi="Times New Roman" w:eastAsia="宋体"/>
                <w:sz w:val="24"/>
                <w:szCs w:val="24"/>
              </w:rPr>
              <w:t xml:space="preserve">2008.1.4-2017.11.30</w:t>
            </w:r>
          </w:p>
        </w:tc>
        <w:tc>
          <w:tcPr>
            <w:tcW w:w="818" w:type="dxa"/>
          </w:tcPr>
          <w:p w14:paraId="1A2B3CA0" w14:textId="77777777" w:rsidR="00A1B2C3" w:rsidRDefault="00A1B2C3">
            <w:r w:rsidRPr="00C4D5E6">
              <w:rPr>
                <w:rFonts w:ascii="Times New Roman" w:hAnsi="Times New Roman" w:eastAsia="宋体"/>
                <w:sz w:val="24"/>
                <w:szCs w:val="24"/>
              </w:rPr>
              <w:t xml:space="preserve">≥70(70-80:225≥80:134)</w:t>
            </w:r>
          </w:p>
        </w:tc>
        <w:tc>
          <w:tcPr>
            <w:tcW w:w="818" w:type="dxa"/>
          </w:tcPr>
          <w:p w14:paraId="1A2B3CA1" w14:textId="77777777" w:rsidR="00A1B2C3" w:rsidRDefault="00A1B2C3">
            <w:r w:rsidRPr="00C4D5E6">
              <w:rPr>
                <w:rFonts w:ascii="Times New Roman" w:hAnsi="Times New Roman" w:eastAsia="宋体"/>
                <w:sz w:val="24"/>
                <w:szCs w:val="24"/>
              </w:rPr>
              <w:t xml:space="preserve">–</w:t>
            </w:r>
          </w:p>
        </w:tc>
        <w:tc>
          <w:tcPr>
            <w:tcW w:w="818" w:type="dxa"/>
          </w:tcPr>
          <w:p w14:paraId="1A2B3CA2" w14:textId="77777777" w:rsidR="00A1B2C3" w:rsidRDefault="00A1B2C3">
            <w:r w:rsidRPr="00C4D5E6">
              <w:rPr>
                <w:rFonts w:ascii="Times New Roman" w:hAnsi="Times New Roman" w:eastAsia="宋体"/>
                <w:sz w:val="24"/>
                <w:szCs w:val="24"/>
              </w:rPr>
              <w:t xml:space="preserve">c:16,ut:66mt:175lt:102</w:t>
            </w:r>
          </w:p>
        </w:tc>
        <w:tc>
          <w:tcPr>
            <w:tcW w:w="818" w:type="dxa"/>
          </w:tcPr>
          <w:p w14:paraId="1A2B3CA3" w14:textId="77777777" w:rsidR="00A1B2C3" w:rsidRDefault="00A1B2C3">
            <w:r w:rsidRPr="00C4D5E6">
              <w:rPr>
                <w:rFonts w:ascii="Times New Roman" w:hAnsi="Times New Roman" w:eastAsia="宋体"/>
                <w:sz w:val="24"/>
                <w:szCs w:val="24"/>
              </w:rPr>
              <w:t xml:space="preserve">1:952:1933:71</w:t>
            </w:r>
          </w:p>
        </w:tc>
      </w:tr>
      <w:tr>
        <w:tc>
          <w:tcPr>
            <w:tcW w:w="818" w:type="dxa"/>
          </w:tcPr>
          <w:p w14:paraId="1A2B3CA4" w14:textId="77777777" w:rsidR="00A1B2C3" w:rsidRDefault="00A1B2C3"/>
        </w:tc>
        <w:tc>
          <w:tcPr>
            <w:tcW w:w="818" w:type="dxa"/>
          </w:tcPr>
          <w:p w14:paraId="1A2B3CA5" w14:textId="77777777" w:rsidR="00A1B2C3" w:rsidRDefault="00A1B2C3"/>
        </w:tc>
        <w:tc>
          <w:tcPr>
            <w:tcW w:w="818" w:type="dxa"/>
          </w:tcPr>
          <w:p w14:paraId="1A2B3CA6" w14:textId="77777777" w:rsidR="00A1B2C3" w:rsidRDefault="00A1B2C3"/>
        </w:tc>
        <w:tc>
          <w:tcPr>
            <w:tcW w:w="818" w:type="dxa"/>
          </w:tcPr>
          <w:p w14:paraId="1A2B3CA7" w14:textId="77777777" w:rsidR="00A1B2C3" w:rsidRDefault="00A1B2C3">
            <w:r w:rsidRPr="00C4D5E6">
              <w:rPr>
                <w:rFonts w:ascii="Times New Roman" w:hAnsi="Times New Roman" w:eastAsia="宋体"/>
                <w:sz w:val="24"/>
                <w:szCs w:val="24"/>
              </w:rPr>
              <w:t xml:space="preserve">ENI</w:t>
            </w:r>
          </w:p>
        </w:tc>
        <w:tc>
          <w:tcPr>
            <w:tcW w:w="818" w:type="dxa"/>
          </w:tcPr>
          <w:p w14:paraId="1A2B3CA8" w14:textId="77777777" w:rsidR="00A1B2C3" w:rsidRDefault="00A1B2C3">
            <w:r w:rsidRPr="00C4D5E6">
              <w:rPr>
                <w:rFonts w:ascii="Times New Roman" w:hAnsi="Times New Roman" w:eastAsia="宋体"/>
                <w:sz w:val="24"/>
                <w:szCs w:val="24"/>
              </w:rPr>
              <w:t xml:space="preserve">83</w:t>
            </w:r>
          </w:p>
        </w:tc>
        <w:tc>
          <w:tcPr>
            <w:tcW w:w="818" w:type="dxa"/>
          </w:tcPr>
          <w:p w14:paraId="1A2B3CA9" w14:textId="77777777" w:rsidR="00A1B2C3" w:rsidRDefault="00A1B2C3"/>
        </w:tc>
        <w:tc>
          <w:tcPr>
            <w:tcW w:w="818" w:type="dxa"/>
          </w:tcPr>
          <w:p w14:paraId="1A2B3CAA" w14:textId="77777777" w:rsidR="00A1B2C3" w:rsidRDefault="00A1B2C3"/>
        </w:tc>
        <w:tc>
          <w:tcPr>
            <w:tcW w:w="818" w:type="dxa"/>
          </w:tcPr>
          <w:p w14:paraId="1A2B3CAB" w14:textId="77777777" w:rsidR="00A1B2C3" w:rsidRDefault="00A1B2C3"/>
        </w:tc>
        <w:tc>
          <w:tcPr>
            <w:tcW w:w="818" w:type="dxa"/>
          </w:tcPr>
          <w:p w14:paraId="1A2B3CAC" w14:textId="77777777" w:rsidR="00A1B2C3" w:rsidRDefault="00A1B2C3">
            <w:r w:rsidRPr="00C4D5E6">
              <w:rPr>
                <w:rFonts w:ascii="Times New Roman" w:hAnsi="Times New Roman" w:eastAsia="宋体"/>
                <w:sz w:val="24"/>
                <w:szCs w:val="24"/>
              </w:rPr>
              <w:t xml:space="preserve">–</w:t>
            </w:r>
          </w:p>
        </w:tc>
        <w:tc>
          <w:tcPr>
            <w:tcW w:w="818" w:type="dxa"/>
          </w:tcPr>
          <w:p w14:paraId="1A2B3CAD" w14:textId="77777777" w:rsidR="00A1B2C3" w:rsidRDefault="00A1B2C3"/>
        </w:tc>
        <w:tc>
          <w:tcPr>
            <w:tcW w:w="818" w:type="dxa"/>
          </w:tcPr>
          <w:p w14:paraId="1A2B3CAE" w14:textId="77777777" w:rsidR="00A1B2C3" w:rsidRDefault="00A1B2C3"/>
        </w:tc>
      </w:tr>
      <w:tr>
        <w:tc>
          <w:tcPr>
            <w:tcW w:w="818" w:type="dxa"/>
          </w:tcPr>
          <w:p w14:paraId="1A2B3CAF" w14:textId="77777777" w:rsidR="00A1B2C3" w:rsidRDefault="00A1B2C3">
            <w:r w:rsidRPr="00C4D5E6">
              <w:rPr>
                <w:rFonts w:ascii="Times New Roman" w:hAnsi="Times New Roman" w:eastAsia="宋体"/>
                <w:sz w:val="24"/>
                <w:szCs w:val="24"/>
              </w:rPr>
              <w:t xml:space="preserve">Sun,2018</w:t>
            </w:r>
          </w:p>
        </w:tc>
        <w:tc>
          <w:tcPr>
            <w:tcW w:w="818" w:type="dxa"/>
          </w:tcPr>
          <w:p w14:paraId="1A2B3CB0" w14:textId="77777777" w:rsidR="00A1B2C3" w:rsidRDefault="00A1B2C3">
            <w:r w:rsidRPr="00C4D5E6">
              <w:rPr>
                <w:rFonts w:ascii="Times New Roman" w:hAnsi="Times New Roman" w:eastAsia="宋体"/>
                <w:sz w:val="24"/>
                <w:szCs w:val="24"/>
              </w:rPr>
              <w:t xml:space="preserve">Non-RCT</w:t>
            </w:r>
          </w:p>
        </w:tc>
        <w:tc>
          <w:tcPr>
            <w:tcW w:w="818" w:type="dxa"/>
          </w:tcPr>
          <w:p w14:paraId="1A2B3CB1" w14:textId="77777777" w:rsidR="00A1B2C3" w:rsidRDefault="00A1B2C3">
            <w:r w:rsidRPr="00C4D5E6">
              <w:rPr>
                <w:rFonts w:ascii="Times New Roman" w:hAnsi="Times New Roman" w:eastAsia="宋体"/>
                <w:sz w:val="24"/>
                <w:szCs w:val="24"/>
              </w:rPr>
              <w:t xml:space="preserve">China</w:t>
            </w:r>
          </w:p>
        </w:tc>
        <w:tc>
          <w:tcPr>
            <w:tcW w:w="818" w:type="dxa"/>
          </w:tcPr>
          <w:p w14:paraId="1A2B3CB2" w14:textId="77777777" w:rsidR="00A1B2C3" w:rsidRDefault="00A1B2C3">
            <w:r w:rsidRPr="00C4D5E6">
              <w:rPr>
                <w:rFonts w:ascii="Times New Roman" w:hAnsi="Times New Roman" w:eastAsia="宋体"/>
                <w:sz w:val="24"/>
                <w:szCs w:val="24"/>
              </w:rPr>
              <w:t xml:space="preserve">IFI</w:t>
            </w:r>
          </w:p>
        </w:tc>
        <w:tc>
          <w:tcPr>
            <w:tcW w:w="818" w:type="dxa"/>
          </w:tcPr>
          <w:p w14:paraId="1A2B3CB3" w14:textId="77777777" w:rsidR="00A1B2C3" w:rsidRDefault="00A1B2C3">
            <w:r w:rsidRPr="00C4D5E6">
              <w:rPr>
                <w:rFonts w:ascii="Times New Roman" w:hAnsi="Times New Roman" w:eastAsia="宋体"/>
                <w:sz w:val="24"/>
                <w:szCs w:val="24"/>
              </w:rPr>
              <w:t xml:space="preserve">49</w:t>
            </w:r>
          </w:p>
        </w:tc>
        <w:tc>
          <w:tcPr>
            <w:tcW w:w="818" w:type="dxa"/>
          </w:tcPr>
          <w:p w14:paraId="1A2B3CB4" w14:textId="77777777" w:rsidR="00A1B2C3" w:rsidRDefault="00A1B2C3">
            <w:r w:rsidRPr="00C4D5E6">
              <w:rPr>
                <w:rFonts w:ascii="Times New Roman" w:hAnsi="Times New Roman" w:eastAsia="宋体"/>
                <w:sz w:val="24"/>
                <w:szCs w:val="24"/>
              </w:rPr>
              <w:t xml:space="preserve">ESCC</w:t>
            </w:r>
          </w:p>
        </w:tc>
        <w:tc>
          <w:tcPr>
            <w:tcW w:w="818" w:type="dxa"/>
          </w:tcPr>
          <w:p w14:paraId="1A2B3CB5" w14:textId="77777777" w:rsidR="00A1B2C3" w:rsidRDefault="00A1B2C3">
            <w:r w:rsidRPr="00C4D5E6">
              <w:rPr>
                <w:rFonts w:ascii="Times New Roman" w:hAnsi="Times New Roman" w:eastAsia="宋体"/>
                <w:sz w:val="24"/>
                <w:szCs w:val="24"/>
              </w:rPr>
              <w:t xml:space="preserve">2005.1-2015.6</w:t>
            </w:r>
          </w:p>
        </w:tc>
        <w:tc>
          <w:tcPr>
            <w:tcW w:w="818" w:type="dxa"/>
          </w:tcPr>
          <w:p w14:paraId="1A2B3CB6" w14:textId="77777777" w:rsidR="00A1B2C3" w:rsidRDefault="00A1B2C3">
            <w:r w:rsidRPr="00C4D5E6">
              <w:rPr>
                <w:rFonts w:ascii="Times New Roman" w:hAnsi="Times New Roman" w:eastAsia="宋体"/>
                <w:sz w:val="24"/>
                <w:szCs w:val="24"/>
              </w:rPr>
              <w:t xml:space="preserve">67(43-76)</w:t>
            </w:r>
          </w:p>
        </w:tc>
        <w:tc>
          <w:tcPr>
            <w:tcW w:w="818" w:type="dxa"/>
          </w:tcPr>
          <w:p w14:paraId="1A2B3CB7" w14:textId="77777777" w:rsidR="00A1B2C3" w:rsidRDefault="00A1B2C3">
            <w:r w:rsidRPr="00C4D5E6">
              <w:rPr>
                <w:rFonts w:ascii="Times New Roman" w:hAnsi="Times New Roman" w:eastAsia="宋体"/>
                <w:sz w:val="24"/>
                <w:szCs w:val="24"/>
              </w:rPr>
              <w:t xml:space="preserve">48</w:t>
            </w:r>
          </w:p>
        </w:tc>
        <w:tc>
          <w:tcPr>
            <w:tcW w:w="818" w:type="dxa"/>
          </w:tcPr>
          <w:p w14:paraId="1A2B3CB8" w14:textId="77777777" w:rsidR="00A1B2C3" w:rsidRDefault="00A1B2C3">
            <w:r w:rsidRPr="00C4D5E6">
              <w:rPr>
                <w:rFonts w:ascii="Times New Roman" w:hAnsi="Times New Roman" w:eastAsia="宋体"/>
                <w:sz w:val="24"/>
                <w:szCs w:val="24"/>
              </w:rPr>
              <w:t xml:space="preserve">ut:27mt:14lt:8</w:t>
            </w:r>
          </w:p>
        </w:tc>
        <w:tc>
          <w:tcPr>
            <w:tcW w:w="818" w:type="dxa"/>
          </w:tcPr>
          <w:p w14:paraId="1A2B3CB9" w14:textId="77777777" w:rsidR="00A1B2C3" w:rsidRDefault="00A1B2C3">
            <w:r w:rsidRPr="00C4D5E6">
              <w:rPr>
                <w:rFonts w:ascii="Times New Roman" w:hAnsi="Times New Roman" w:eastAsia="宋体"/>
                <w:sz w:val="24"/>
                <w:szCs w:val="24"/>
              </w:rPr>
              <w:t xml:space="preserve">T2-3N0M0:31T4N0M0:18</w:t>
            </w:r>
          </w:p>
        </w:tc>
      </w:tr>
      <w:tr>
        <w:tc>
          <w:tcPr>
            <w:tcW w:w="818" w:type="dxa"/>
          </w:tcPr>
          <w:p w14:paraId="1A2B3CBA" w14:textId="77777777" w:rsidR="00A1B2C3" w:rsidRDefault="00A1B2C3"/>
        </w:tc>
        <w:tc>
          <w:tcPr>
            <w:tcW w:w="818" w:type="dxa"/>
          </w:tcPr>
          <w:p w14:paraId="1A2B3CBB" w14:textId="77777777" w:rsidR="00A1B2C3" w:rsidRDefault="00A1B2C3"/>
        </w:tc>
        <w:tc>
          <w:tcPr>
            <w:tcW w:w="818" w:type="dxa"/>
          </w:tcPr>
          <w:p w14:paraId="1A2B3CBC" w14:textId="77777777" w:rsidR="00A1B2C3" w:rsidRDefault="00A1B2C3"/>
        </w:tc>
        <w:tc>
          <w:tcPr>
            <w:tcW w:w="818" w:type="dxa"/>
          </w:tcPr>
          <w:p w14:paraId="1A2B3CBD" w14:textId="77777777" w:rsidR="00A1B2C3" w:rsidRDefault="00A1B2C3">
            <w:r w:rsidRPr="00C4D5E6">
              <w:rPr>
                <w:rFonts w:ascii="Times New Roman" w:hAnsi="Times New Roman" w:eastAsia="宋体"/>
                <w:sz w:val="24"/>
                <w:szCs w:val="24"/>
              </w:rPr>
              <w:t xml:space="preserve">ENI</w:t>
            </w:r>
          </w:p>
        </w:tc>
        <w:tc>
          <w:tcPr>
            <w:tcW w:w="818" w:type="dxa"/>
          </w:tcPr>
          <w:p w14:paraId="1A2B3CBE" w14:textId="77777777" w:rsidR="00A1B2C3" w:rsidRDefault="00A1B2C3">
            <w:r w:rsidRPr="00C4D5E6">
              <w:rPr>
                <w:rFonts w:ascii="Times New Roman" w:hAnsi="Times New Roman" w:eastAsia="宋体"/>
                <w:sz w:val="24"/>
                <w:szCs w:val="24"/>
              </w:rPr>
              <w:t xml:space="preserve">77</w:t>
            </w:r>
          </w:p>
        </w:tc>
        <w:tc>
          <w:tcPr>
            <w:tcW w:w="818" w:type="dxa"/>
          </w:tcPr>
          <w:p w14:paraId="1A2B3CBF" w14:textId="77777777" w:rsidR="00A1B2C3" w:rsidRDefault="00A1B2C3"/>
        </w:tc>
        <w:tc>
          <w:tcPr>
            <w:tcW w:w="818" w:type="dxa"/>
          </w:tcPr>
          <w:p w14:paraId="1A2B3CC0" w14:textId="77777777" w:rsidR="00A1B2C3" w:rsidRDefault="00A1B2C3"/>
        </w:tc>
        <w:tc>
          <w:tcPr>
            <w:tcW w:w="818" w:type="dxa"/>
          </w:tcPr>
          <w:p w14:paraId="1A2B3CC1" w14:textId="77777777" w:rsidR="00A1B2C3" w:rsidRDefault="00A1B2C3">
            <w:r w:rsidRPr="00C4D5E6">
              <w:rPr>
                <w:rFonts w:ascii="Times New Roman" w:hAnsi="Times New Roman" w:eastAsia="宋体"/>
                <w:sz w:val="24"/>
                <w:szCs w:val="24"/>
              </w:rPr>
              <w:t xml:space="preserve">64(39-75)</w:t>
            </w:r>
          </w:p>
        </w:tc>
        <w:tc>
          <w:tcPr>
            <w:tcW w:w="818" w:type="dxa"/>
          </w:tcPr>
          <w:p w14:paraId="1A2B3CC2" w14:textId="77777777" w:rsidR="00A1B2C3" w:rsidRDefault="00A1B2C3"/>
        </w:tc>
        <w:tc>
          <w:tcPr>
            <w:tcW w:w="818" w:type="dxa"/>
          </w:tcPr>
          <w:p w14:paraId="1A2B3CC3" w14:textId="77777777" w:rsidR="00A1B2C3" w:rsidRDefault="00A1B2C3">
            <w:r w:rsidRPr="00C4D5E6">
              <w:rPr>
                <w:rFonts w:ascii="Times New Roman" w:hAnsi="Times New Roman" w:eastAsia="宋体"/>
                <w:sz w:val="24"/>
                <w:szCs w:val="24"/>
              </w:rPr>
              <w:t xml:space="preserve">ut:39mt:28lt:10</w:t>
            </w:r>
          </w:p>
        </w:tc>
        <w:tc>
          <w:tcPr>
            <w:tcW w:w="818" w:type="dxa"/>
          </w:tcPr>
          <w:p w14:paraId="1A2B3CC4" w14:textId="77777777" w:rsidR="00A1B2C3" w:rsidRDefault="00A1B2C3">
            <w:r w:rsidRPr="00C4D5E6">
              <w:rPr>
                <w:rFonts w:ascii="Times New Roman" w:hAnsi="Times New Roman" w:eastAsia="宋体"/>
                <w:sz w:val="24"/>
                <w:szCs w:val="24"/>
              </w:rPr>
              <w:t xml:space="preserve">T2-3N0M0:51T4N0M0:26</w:t>
            </w:r>
          </w:p>
        </w:tc>
      </w:tr>
      <w:tr>
        <w:tc>
          <w:tcPr>
            <w:tcW w:w="818" w:type="dxa"/>
          </w:tcPr>
          <w:p w14:paraId="1A2B3CC5" w14:textId="77777777" w:rsidR="00A1B2C3" w:rsidRDefault="00A1B2C3">
            <w:r w:rsidRPr="00C4D5E6">
              <w:rPr>
                <w:rFonts w:ascii="Times New Roman" w:hAnsi="Times New Roman" w:eastAsia="宋体"/>
                <w:sz w:val="24"/>
                <w:szCs w:val="24"/>
              </w:rPr>
              <w:t xml:space="preserve">Yisikandaer,2018</w:t>
            </w:r>
          </w:p>
        </w:tc>
        <w:tc>
          <w:tcPr>
            <w:tcW w:w="818" w:type="dxa"/>
          </w:tcPr>
          <w:p w14:paraId="1A2B3CC6" w14:textId="77777777" w:rsidR="00A1B2C3" w:rsidRDefault="00A1B2C3">
            <w:r w:rsidRPr="00C4D5E6">
              <w:rPr>
                <w:rFonts w:ascii="Times New Roman" w:hAnsi="Times New Roman" w:eastAsia="宋体"/>
                <w:sz w:val="24"/>
                <w:szCs w:val="24"/>
              </w:rPr>
              <w:t xml:space="preserve">RCT</w:t>
            </w:r>
          </w:p>
        </w:tc>
        <w:tc>
          <w:tcPr>
            <w:tcW w:w="818" w:type="dxa"/>
          </w:tcPr>
          <w:p w14:paraId="1A2B3CC7" w14:textId="77777777" w:rsidR="00A1B2C3" w:rsidRDefault="00A1B2C3">
            <w:r w:rsidRPr="00C4D5E6">
              <w:rPr>
                <w:rFonts w:ascii="Times New Roman" w:hAnsi="Times New Roman" w:eastAsia="宋体"/>
                <w:sz w:val="24"/>
                <w:szCs w:val="24"/>
              </w:rPr>
              <w:t xml:space="preserve">China</w:t>
            </w:r>
          </w:p>
        </w:tc>
        <w:tc>
          <w:tcPr>
            <w:tcW w:w="818" w:type="dxa"/>
          </w:tcPr>
          <w:p w14:paraId="1A2B3CC8" w14:textId="77777777" w:rsidR="00A1B2C3" w:rsidRDefault="00A1B2C3">
            <w:r w:rsidRPr="00C4D5E6">
              <w:rPr>
                <w:rFonts w:ascii="Times New Roman" w:hAnsi="Times New Roman" w:eastAsia="宋体"/>
                <w:sz w:val="24"/>
                <w:szCs w:val="24"/>
              </w:rPr>
              <w:t xml:space="preserve">IFI</w:t>
            </w:r>
          </w:p>
        </w:tc>
        <w:tc>
          <w:tcPr>
            <w:tcW w:w="818" w:type="dxa"/>
          </w:tcPr>
          <w:p w14:paraId="1A2B3CC9" w14:textId="77777777" w:rsidR="00A1B2C3" w:rsidRDefault="00A1B2C3">
            <w:r w:rsidRPr="00C4D5E6">
              <w:rPr>
                <w:rFonts w:ascii="Times New Roman" w:hAnsi="Times New Roman" w:eastAsia="宋体"/>
                <w:sz w:val="24"/>
                <w:szCs w:val="24"/>
              </w:rPr>
              <w:t xml:space="preserve">104</w:t>
            </w:r>
          </w:p>
        </w:tc>
        <w:tc>
          <w:tcPr>
            <w:tcW w:w="818" w:type="dxa"/>
          </w:tcPr>
          <w:p w14:paraId="1A2B3CCA" w14:textId="77777777" w:rsidR="00A1B2C3" w:rsidRDefault="00A1B2C3">
            <w:r w:rsidRPr="00C4D5E6">
              <w:rPr>
                <w:rFonts w:ascii="Times New Roman" w:hAnsi="Times New Roman" w:eastAsia="宋体"/>
                <w:sz w:val="24"/>
                <w:szCs w:val="24"/>
              </w:rPr>
              <w:t xml:space="preserve">ESCC</w:t>
            </w:r>
          </w:p>
        </w:tc>
        <w:tc>
          <w:tcPr>
            <w:tcW w:w="818" w:type="dxa"/>
          </w:tcPr>
          <w:p w14:paraId="1A2B3CCB" w14:textId="77777777" w:rsidR="00A1B2C3" w:rsidRDefault="00A1B2C3">
            <w:r w:rsidRPr="00C4D5E6">
              <w:rPr>
                <w:rFonts w:ascii="Times New Roman" w:hAnsi="Times New Roman" w:eastAsia="宋体"/>
                <w:sz w:val="24"/>
                <w:szCs w:val="24"/>
              </w:rPr>
              <w:t xml:space="preserve">2012.4-2016.10</w:t>
            </w:r>
          </w:p>
        </w:tc>
        <w:tc>
          <w:tcPr>
            <w:tcW w:w="818" w:type="dxa"/>
          </w:tcPr>
          <w:p w14:paraId="1A2B3CCC" w14:textId="77777777" w:rsidR="00A1B2C3" w:rsidRDefault="00A1B2C3">
            <w:r w:rsidRPr="00C4D5E6">
              <w:rPr>
                <w:rFonts w:ascii="Times New Roman" w:hAnsi="Times New Roman" w:eastAsia="宋体"/>
                <w:sz w:val="24"/>
                <w:szCs w:val="24"/>
              </w:rPr>
              <w:t xml:space="preserve">≥65:65&lt;65:39</w:t>
            </w:r>
          </w:p>
        </w:tc>
        <w:tc>
          <w:tcPr>
            <w:tcW w:w="818" w:type="dxa"/>
          </w:tcPr>
          <w:p w14:paraId="1A2B3CCD" w14:textId="77777777" w:rsidR="00A1B2C3" w:rsidRDefault="00A1B2C3">
            <w:r w:rsidRPr="00C4D5E6">
              <w:rPr>
                <w:rFonts w:ascii="Times New Roman" w:hAnsi="Times New Roman" w:eastAsia="宋体"/>
                <w:sz w:val="24"/>
                <w:szCs w:val="24"/>
              </w:rPr>
              <w:t xml:space="preserve">28(3-60)</w:t>
            </w:r>
          </w:p>
        </w:tc>
        <w:tc>
          <w:tcPr>
            <w:tcW w:w="818" w:type="dxa"/>
          </w:tcPr>
          <w:p w14:paraId="1A2B3CCE" w14:textId="77777777" w:rsidR="00A1B2C3" w:rsidRDefault="00A1B2C3">
            <w:r w:rsidRPr="00C4D5E6">
              <w:rPr>
                <w:rFonts w:ascii="Times New Roman" w:hAnsi="Times New Roman" w:eastAsia="宋体"/>
                <w:sz w:val="24"/>
                <w:szCs w:val="24"/>
              </w:rPr>
              <w:t xml:space="preserve">ut:36mt:59lt:9</w:t>
            </w:r>
          </w:p>
        </w:tc>
        <w:tc>
          <w:tcPr>
            <w:tcW w:w="818" w:type="dxa"/>
          </w:tcPr>
          <w:p w14:paraId="1A2B3CCF" w14:textId="77777777" w:rsidR="00A1B2C3" w:rsidRDefault="00A1B2C3">
            <w:r w:rsidRPr="00C4D5E6">
              <w:rPr>
                <w:rFonts w:ascii="Times New Roman" w:hAnsi="Times New Roman" w:eastAsia="宋体"/>
                <w:sz w:val="24"/>
                <w:szCs w:val="24"/>
              </w:rPr>
              <w:t xml:space="preserve">2:273:77</w:t>
            </w:r>
          </w:p>
        </w:tc>
      </w:tr>
      <w:tr>
        <w:tc>
          <w:tcPr>
            <w:tcW w:w="818" w:type="dxa"/>
          </w:tcPr>
          <w:p w14:paraId="1A2B3CD0" w14:textId="77777777" w:rsidR="00A1B2C3" w:rsidRDefault="00A1B2C3"/>
        </w:tc>
        <w:tc>
          <w:tcPr>
            <w:tcW w:w="818" w:type="dxa"/>
          </w:tcPr>
          <w:p w14:paraId="1A2B3CD1" w14:textId="77777777" w:rsidR="00A1B2C3" w:rsidRDefault="00A1B2C3"/>
        </w:tc>
        <w:tc>
          <w:tcPr>
            <w:tcW w:w="818" w:type="dxa"/>
          </w:tcPr>
          <w:p w14:paraId="1A2B3CD2" w14:textId="77777777" w:rsidR="00A1B2C3" w:rsidRDefault="00A1B2C3"/>
        </w:tc>
        <w:tc>
          <w:tcPr>
            <w:tcW w:w="818" w:type="dxa"/>
          </w:tcPr>
          <w:p w14:paraId="1A2B3CD3" w14:textId="77777777" w:rsidR="00A1B2C3" w:rsidRDefault="00A1B2C3">
            <w:r w:rsidRPr="00C4D5E6">
              <w:rPr>
                <w:rFonts w:ascii="Times New Roman" w:hAnsi="Times New Roman" w:eastAsia="宋体"/>
                <w:sz w:val="24"/>
                <w:szCs w:val="24"/>
              </w:rPr>
              <w:t xml:space="preserve">ENI</w:t>
            </w:r>
          </w:p>
        </w:tc>
        <w:tc>
          <w:tcPr>
            <w:tcW w:w="818" w:type="dxa"/>
          </w:tcPr>
          <w:p w14:paraId="1A2B3CD4" w14:textId="77777777" w:rsidR="00A1B2C3" w:rsidRDefault="00A1B2C3">
            <w:r w:rsidRPr="00C4D5E6">
              <w:rPr>
                <w:rFonts w:ascii="Times New Roman" w:hAnsi="Times New Roman" w:eastAsia="宋体"/>
                <w:sz w:val="24"/>
                <w:szCs w:val="24"/>
              </w:rPr>
              <w:t xml:space="preserve">101</w:t>
            </w:r>
          </w:p>
        </w:tc>
        <w:tc>
          <w:tcPr>
            <w:tcW w:w="818" w:type="dxa"/>
          </w:tcPr>
          <w:p w14:paraId="1A2B3CD5" w14:textId="77777777" w:rsidR="00A1B2C3" w:rsidRDefault="00A1B2C3"/>
        </w:tc>
        <w:tc>
          <w:tcPr>
            <w:tcW w:w="818" w:type="dxa"/>
          </w:tcPr>
          <w:p w14:paraId="1A2B3CD6" w14:textId="77777777" w:rsidR="00A1B2C3" w:rsidRDefault="00A1B2C3"/>
        </w:tc>
        <w:tc>
          <w:tcPr>
            <w:tcW w:w="818" w:type="dxa"/>
          </w:tcPr>
          <w:p w14:paraId="1A2B3CD7" w14:textId="77777777" w:rsidR="00A1B2C3" w:rsidRDefault="00A1B2C3">
            <w:r w:rsidRPr="00C4D5E6">
              <w:rPr>
                <w:rFonts w:ascii="Times New Roman" w:hAnsi="Times New Roman" w:eastAsia="宋体"/>
                <w:sz w:val="24"/>
                <w:szCs w:val="24"/>
              </w:rPr>
              <w:t xml:space="preserve">≥65:70&lt;65:31</w:t>
            </w:r>
          </w:p>
        </w:tc>
        <w:tc>
          <w:tcPr>
            <w:tcW w:w="818" w:type="dxa"/>
          </w:tcPr>
          <w:p w14:paraId="1A2B3CD8" w14:textId="77777777" w:rsidR="00A1B2C3" w:rsidRDefault="00A1B2C3"/>
        </w:tc>
        <w:tc>
          <w:tcPr>
            <w:tcW w:w="818" w:type="dxa"/>
          </w:tcPr>
          <w:p w14:paraId="1A2B3CD9" w14:textId="77777777" w:rsidR="00A1B2C3" w:rsidRDefault="00A1B2C3">
            <w:r w:rsidRPr="00C4D5E6">
              <w:rPr>
                <w:rFonts w:ascii="Times New Roman" w:hAnsi="Times New Roman" w:eastAsia="宋体"/>
                <w:sz w:val="24"/>
                <w:szCs w:val="24"/>
              </w:rPr>
              <w:t xml:space="preserve">ut:47mt:48lt:6</w:t>
            </w:r>
          </w:p>
        </w:tc>
        <w:tc>
          <w:tcPr>
            <w:tcW w:w="818" w:type="dxa"/>
          </w:tcPr>
          <w:p w14:paraId="1A2B3CDA" w14:textId="77777777" w:rsidR="00A1B2C3" w:rsidRDefault="00A1B2C3">
            <w:r w:rsidRPr="00C4D5E6">
              <w:rPr>
                <w:rFonts w:ascii="Times New Roman" w:hAnsi="Times New Roman" w:eastAsia="宋体"/>
                <w:sz w:val="24"/>
                <w:szCs w:val="24"/>
              </w:rPr>
              <w:t xml:space="preserve">2:223:79</w:t>
            </w:r>
          </w:p>
        </w:tc>
      </w:tr>
      <w:tr>
        <w:tc>
          <w:tcPr>
            <w:tcW w:w="818" w:type="dxa"/>
          </w:tcPr>
          <w:p w14:paraId="1A2B3CDB" w14:textId="77777777" w:rsidR="00A1B2C3" w:rsidRDefault="00A1B2C3">
            <w:r w:rsidRPr="00C4D5E6">
              <w:rPr>
                <w:rFonts w:ascii="Times New Roman" w:hAnsi="Times New Roman" w:eastAsia="宋体"/>
                <w:sz w:val="24"/>
                <w:szCs w:val="24"/>
              </w:rPr>
              <w:t xml:space="preserve">Zhao,2017</w:t>
            </w:r>
          </w:p>
        </w:tc>
        <w:tc>
          <w:tcPr>
            <w:tcW w:w="818" w:type="dxa"/>
          </w:tcPr>
          <w:p w14:paraId="1A2B3CDC" w14:textId="77777777" w:rsidR="00A1B2C3" w:rsidRDefault="00A1B2C3">
            <w:r w:rsidRPr="00C4D5E6">
              <w:rPr>
                <w:rFonts w:ascii="Times New Roman" w:hAnsi="Times New Roman" w:eastAsia="宋体"/>
                <w:sz w:val="24"/>
                <w:szCs w:val="24"/>
              </w:rPr>
              <w:t xml:space="preserve">Non-RCT</w:t>
            </w:r>
          </w:p>
        </w:tc>
        <w:tc>
          <w:tcPr>
            <w:tcW w:w="818" w:type="dxa"/>
          </w:tcPr>
          <w:p w14:paraId="1A2B3CDD" w14:textId="77777777" w:rsidR="00A1B2C3" w:rsidRDefault="00A1B2C3">
            <w:r w:rsidRPr="00C4D5E6">
              <w:rPr>
                <w:rFonts w:ascii="Times New Roman" w:hAnsi="Times New Roman" w:eastAsia="宋体"/>
                <w:sz w:val="24"/>
                <w:szCs w:val="24"/>
              </w:rPr>
              <w:t xml:space="preserve">China</w:t>
            </w:r>
          </w:p>
        </w:tc>
        <w:tc>
          <w:tcPr>
            <w:tcW w:w="818" w:type="dxa"/>
          </w:tcPr>
          <w:p w14:paraId="1A2B3CDE" w14:textId="77777777" w:rsidR="00A1B2C3" w:rsidRDefault="00A1B2C3">
            <w:r w:rsidRPr="00C4D5E6">
              <w:rPr>
                <w:rFonts w:ascii="Times New Roman" w:hAnsi="Times New Roman" w:eastAsia="宋体"/>
                <w:sz w:val="24"/>
                <w:szCs w:val="24"/>
              </w:rPr>
              <w:t xml:space="preserve">IFI</w:t>
            </w:r>
          </w:p>
        </w:tc>
        <w:tc>
          <w:tcPr>
            <w:tcW w:w="818" w:type="dxa"/>
          </w:tcPr>
          <w:p w14:paraId="1A2B3CDF" w14:textId="77777777" w:rsidR="00A1B2C3" w:rsidRDefault="00A1B2C3">
            <w:r w:rsidRPr="00C4D5E6">
              <w:rPr>
                <w:rFonts w:ascii="Times New Roman" w:hAnsi="Times New Roman" w:eastAsia="宋体"/>
                <w:sz w:val="24"/>
                <w:szCs w:val="24"/>
              </w:rPr>
              <w:t xml:space="preserve">40</w:t>
            </w:r>
          </w:p>
        </w:tc>
        <w:tc>
          <w:tcPr>
            <w:tcW w:w="818" w:type="dxa"/>
          </w:tcPr>
          <w:p w14:paraId="1A2B3CE0" w14:textId="77777777" w:rsidR="00A1B2C3" w:rsidRDefault="00A1B2C3">
            <w:r w:rsidRPr="00C4D5E6">
              <w:rPr>
                <w:rFonts w:ascii="Times New Roman" w:hAnsi="Times New Roman" w:eastAsia="宋体"/>
                <w:sz w:val="24"/>
                <w:szCs w:val="24"/>
              </w:rPr>
              <w:t xml:space="preserve">ESCC</w:t>
            </w:r>
          </w:p>
        </w:tc>
        <w:tc>
          <w:tcPr>
            <w:tcW w:w="818" w:type="dxa"/>
          </w:tcPr>
          <w:p w14:paraId="1A2B3CE1" w14:textId="77777777" w:rsidR="00A1B2C3" w:rsidRDefault="00A1B2C3">
            <w:r w:rsidRPr="00C4D5E6">
              <w:rPr>
                <w:rFonts w:ascii="Times New Roman" w:hAnsi="Times New Roman" w:eastAsia="宋体"/>
                <w:sz w:val="24"/>
                <w:szCs w:val="24"/>
              </w:rPr>
              <w:t xml:space="preserve">2007.11-2015.5</w:t>
            </w:r>
          </w:p>
        </w:tc>
        <w:tc>
          <w:tcPr>
            <w:tcW w:w="818" w:type="dxa"/>
          </w:tcPr>
          <w:p w14:paraId="1A2B3CE2" w14:textId="77777777" w:rsidR="00A1B2C3" w:rsidRDefault="00A1B2C3">
            <w:r w:rsidRPr="00C4D5E6">
              <w:rPr>
                <w:rFonts w:ascii="Times New Roman" w:hAnsi="Times New Roman" w:eastAsia="宋体"/>
                <w:sz w:val="24"/>
                <w:szCs w:val="24"/>
              </w:rPr>
              <w:t xml:space="preserve">66(20-87)</w:t>
            </w:r>
          </w:p>
        </w:tc>
        <w:tc>
          <w:tcPr>
            <w:tcW w:w="818" w:type="dxa"/>
          </w:tcPr>
          <w:p w14:paraId="1A2B3CE3" w14:textId="77777777" w:rsidR="00A1B2C3" w:rsidRDefault="00A1B2C3">
            <w:r w:rsidRPr="00C4D5E6">
              <w:rPr>
                <w:rFonts w:ascii="Times New Roman" w:hAnsi="Times New Roman" w:eastAsia="宋体"/>
                <w:sz w:val="24"/>
                <w:szCs w:val="24"/>
              </w:rPr>
              <w:t xml:space="preserve">19.4</w:t>
            </w:r>
          </w:p>
        </w:tc>
        <w:tc>
          <w:tcPr>
            <w:tcW w:w="818" w:type="dxa"/>
          </w:tcPr>
          <w:p w14:paraId="1A2B3CE4" w14:textId="77777777" w:rsidR="00A1B2C3" w:rsidRDefault="00A1B2C3">
            <w:r w:rsidRPr="00C4D5E6">
              <w:rPr>
                <w:rFonts w:ascii="Times New Roman" w:hAnsi="Times New Roman" w:eastAsia="宋体"/>
                <w:sz w:val="24"/>
                <w:szCs w:val="24"/>
              </w:rPr>
              <w:t xml:space="preserve">c</w:t>
            </w:r>
          </w:p>
        </w:tc>
        <w:tc>
          <w:tcPr>
            <w:tcW w:w="818" w:type="dxa"/>
          </w:tcPr>
          <w:p w14:paraId="1A2B3CE5" w14:textId="77777777" w:rsidR="00A1B2C3" w:rsidRDefault="00A1B2C3">
            <w:r w:rsidRPr="00C4D5E6">
              <w:rPr>
                <w:rFonts w:ascii="Times New Roman" w:hAnsi="Times New Roman" w:eastAsia="宋体"/>
                <w:sz w:val="24"/>
                <w:szCs w:val="24"/>
              </w:rPr>
              <w:t xml:space="preserve">1-2:153:7</w:t>
            </w:r>
          </w:p>
        </w:tc>
      </w:tr>
      <w:tr>
        <w:tc>
          <w:tcPr>
            <w:tcW w:w="818" w:type="dxa"/>
          </w:tcPr>
          <w:p w14:paraId="1A2B3CE6" w14:textId="77777777" w:rsidR="00A1B2C3" w:rsidRDefault="00A1B2C3"/>
        </w:tc>
        <w:tc>
          <w:tcPr>
            <w:tcW w:w="818" w:type="dxa"/>
          </w:tcPr>
          <w:p w14:paraId="1A2B3CE7" w14:textId="77777777" w:rsidR="00A1B2C3" w:rsidRDefault="00A1B2C3"/>
        </w:tc>
        <w:tc>
          <w:tcPr>
            <w:tcW w:w="818" w:type="dxa"/>
          </w:tcPr>
          <w:p w14:paraId="1A2B3CE8" w14:textId="77777777" w:rsidR="00A1B2C3" w:rsidRDefault="00A1B2C3"/>
        </w:tc>
        <w:tc>
          <w:tcPr>
            <w:tcW w:w="818" w:type="dxa"/>
          </w:tcPr>
          <w:p w14:paraId="1A2B3CE9" w14:textId="77777777" w:rsidR="00A1B2C3" w:rsidRDefault="00A1B2C3">
            <w:r w:rsidRPr="00C4D5E6">
              <w:rPr>
                <w:rFonts w:ascii="Times New Roman" w:hAnsi="Times New Roman" w:eastAsia="宋体"/>
                <w:sz w:val="24"/>
                <w:szCs w:val="24"/>
              </w:rPr>
              <w:t xml:space="preserve">ENI</w:t>
            </w:r>
          </w:p>
        </w:tc>
        <w:tc>
          <w:tcPr>
            <w:tcW w:w="818" w:type="dxa"/>
          </w:tcPr>
          <w:p w14:paraId="1A2B3CEA" w14:textId="77777777" w:rsidR="00A1B2C3" w:rsidRDefault="00A1B2C3">
            <w:r w:rsidRPr="00C4D5E6">
              <w:rPr>
                <w:rFonts w:ascii="Times New Roman" w:hAnsi="Times New Roman" w:eastAsia="宋体"/>
                <w:sz w:val="24"/>
                <w:szCs w:val="24"/>
              </w:rPr>
              <w:t xml:space="preserve">46</w:t>
            </w:r>
          </w:p>
        </w:tc>
        <w:tc>
          <w:tcPr>
            <w:tcW w:w="818" w:type="dxa"/>
          </w:tcPr>
          <w:p w14:paraId="1A2B3CEB" w14:textId="77777777" w:rsidR="00A1B2C3" w:rsidRDefault="00A1B2C3"/>
        </w:tc>
        <w:tc>
          <w:tcPr>
            <w:tcW w:w="818" w:type="dxa"/>
          </w:tcPr>
          <w:p w14:paraId="1A2B3CEC" w14:textId="77777777" w:rsidR="00A1B2C3" w:rsidRDefault="00A1B2C3"/>
        </w:tc>
        <w:tc>
          <w:tcPr>
            <w:tcW w:w="818" w:type="dxa"/>
          </w:tcPr>
          <w:p w14:paraId="1A2B3CED" w14:textId="77777777" w:rsidR="00A1B2C3" w:rsidRDefault="00A1B2C3"/>
        </w:tc>
        <w:tc>
          <w:tcPr>
            <w:tcW w:w="818" w:type="dxa"/>
          </w:tcPr>
          <w:p w14:paraId="1A2B3CEE" w14:textId="77777777" w:rsidR="00A1B2C3" w:rsidRDefault="00A1B2C3"/>
        </w:tc>
        <w:tc>
          <w:tcPr>
            <w:tcW w:w="818" w:type="dxa"/>
          </w:tcPr>
          <w:p w14:paraId="1A2B3CEF" w14:textId="77777777" w:rsidR="00A1B2C3" w:rsidRDefault="00A1B2C3"/>
        </w:tc>
        <w:tc>
          <w:tcPr>
            <w:tcW w:w="818" w:type="dxa"/>
          </w:tcPr>
          <w:p w14:paraId="1A2B3CF0" w14:textId="77777777" w:rsidR="00A1B2C3" w:rsidRDefault="00A1B2C3"/>
        </w:tc>
      </w:tr>
      <w:tr>
        <w:tc>
          <w:tcPr>
            <w:tcW w:w="818" w:type="dxa"/>
          </w:tcPr>
          <w:p w14:paraId="1A2B3CF1" w14:textId="77777777" w:rsidR="00A1B2C3" w:rsidRDefault="00A1B2C3">
            <w:r w:rsidRPr="00C4D5E6">
              <w:rPr>
                <w:rFonts w:ascii="Times New Roman" w:hAnsi="Times New Roman" w:eastAsia="宋体"/>
                <w:sz w:val="24"/>
                <w:szCs w:val="24"/>
              </w:rPr>
              <w:t xml:space="preserve">Su,2017</w:t>
            </w:r>
          </w:p>
        </w:tc>
        <w:tc>
          <w:tcPr>
            <w:tcW w:w="818" w:type="dxa"/>
          </w:tcPr>
          <w:p w14:paraId="1A2B3CF2" w14:textId="77777777" w:rsidR="00A1B2C3" w:rsidRDefault="00A1B2C3">
            <w:r w:rsidRPr="00C4D5E6">
              <w:rPr>
                <w:rFonts w:ascii="Times New Roman" w:hAnsi="Times New Roman" w:eastAsia="宋体"/>
                <w:sz w:val="24"/>
                <w:szCs w:val="24"/>
              </w:rPr>
              <w:t xml:space="preserve">Non-RCT</w:t>
            </w:r>
          </w:p>
        </w:tc>
        <w:tc>
          <w:tcPr>
            <w:tcW w:w="818" w:type="dxa"/>
          </w:tcPr>
          <w:p w14:paraId="1A2B3CF3" w14:textId="77777777" w:rsidR="00A1B2C3" w:rsidRDefault="00A1B2C3">
            <w:r w:rsidRPr="00C4D5E6">
              <w:rPr>
                <w:rFonts w:ascii="Times New Roman" w:hAnsi="Times New Roman" w:eastAsia="宋体"/>
                <w:sz w:val="24"/>
                <w:szCs w:val="24"/>
              </w:rPr>
              <w:t xml:space="preserve">China</w:t>
            </w:r>
          </w:p>
        </w:tc>
        <w:tc>
          <w:tcPr>
            <w:tcW w:w="818" w:type="dxa"/>
          </w:tcPr>
          <w:p w14:paraId="1A2B3CF4" w14:textId="77777777" w:rsidR="00A1B2C3" w:rsidRDefault="00A1B2C3">
            <w:r w:rsidRPr="00C4D5E6">
              <w:rPr>
                <w:rFonts w:ascii="Times New Roman" w:hAnsi="Times New Roman" w:eastAsia="宋体"/>
                <w:sz w:val="24"/>
                <w:szCs w:val="24"/>
              </w:rPr>
              <w:t xml:space="preserve">IFI</w:t>
            </w:r>
          </w:p>
        </w:tc>
        <w:tc>
          <w:tcPr>
            <w:tcW w:w="818" w:type="dxa"/>
          </w:tcPr>
          <w:p w14:paraId="1A2B3CF5" w14:textId="77777777" w:rsidR="00A1B2C3" w:rsidRDefault="00A1B2C3">
            <w:r w:rsidRPr="00C4D5E6">
              <w:rPr>
                <w:rFonts w:ascii="Times New Roman" w:hAnsi="Times New Roman" w:eastAsia="宋体"/>
                <w:sz w:val="24"/>
                <w:szCs w:val="24"/>
              </w:rPr>
              <w:t xml:space="preserve">47</w:t>
            </w:r>
          </w:p>
        </w:tc>
        <w:tc>
          <w:tcPr>
            <w:tcW w:w="818" w:type="dxa"/>
          </w:tcPr>
          <w:p w14:paraId="1A2B3CF6" w14:textId="77777777" w:rsidR="00A1B2C3" w:rsidRDefault="00A1B2C3">
            <w:r w:rsidRPr="00C4D5E6">
              <w:rPr>
                <w:rFonts w:ascii="Times New Roman" w:hAnsi="Times New Roman" w:eastAsia="宋体"/>
                <w:sz w:val="24"/>
                <w:szCs w:val="24"/>
              </w:rPr>
              <w:t xml:space="preserve">ESCC:90non-ESCC:6</w:t>
            </w:r>
          </w:p>
        </w:tc>
        <w:tc>
          <w:tcPr>
            <w:tcW w:w="818" w:type="dxa"/>
          </w:tcPr>
          <w:p w14:paraId="1A2B3CF7" w14:textId="77777777" w:rsidR="00A1B2C3" w:rsidRDefault="00A1B2C3">
            <w:r w:rsidRPr="00C4D5E6">
              <w:rPr>
                <w:rFonts w:ascii="Times New Roman" w:hAnsi="Times New Roman" w:eastAsia="宋体"/>
                <w:sz w:val="24"/>
                <w:szCs w:val="24"/>
              </w:rPr>
              <w:t xml:space="preserve">2006.1-2011.12</w:t>
            </w:r>
          </w:p>
        </w:tc>
        <w:tc>
          <w:tcPr>
            <w:tcW w:w="818" w:type="dxa"/>
          </w:tcPr>
          <w:p w14:paraId="1A2B3CF8" w14:textId="77777777" w:rsidR="00A1B2C3" w:rsidRDefault="00A1B2C3">
            <w:r w:rsidRPr="00C4D5E6">
              <w:rPr>
                <w:rFonts w:ascii="Times New Roman" w:hAnsi="Times New Roman" w:eastAsia="宋体"/>
                <w:sz w:val="24"/>
                <w:szCs w:val="24"/>
              </w:rPr>
              <w:t xml:space="preserve">73(65-82)</w:t>
            </w:r>
          </w:p>
        </w:tc>
        <w:tc>
          <w:tcPr>
            <w:tcW w:w="818" w:type="dxa"/>
          </w:tcPr>
          <w:p w14:paraId="1A2B3CF9" w14:textId="77777777" w:rsidR="00A1B2C3" w:rsidRDefault="00A1B2C3">
            <w:r w:rsidRPr="00C4D5E6">
              <w:rPr>
                <w:rFonts w:ascii="Times New Roman" w:hAnsi="Times New Roman" w:eastAsia="宋体"/>
                <w:sz w:val="24"/>
                <w:szCs w:val="24"/>
              </w:rPr>
              <w:t xml:space="preserve">38(16.8-105)</w:t>
            </w:r>
          </w:p>
        </w:tc>
        <w:tc>
          <w:tcPr>
            <w:tcW w:w="818" w:type="dxa"/>
          </w:tcPr>
          <w:p w14:paraId="1A2B3CFA" w14:textId="77777777" w:rsidR="00A1B2C3" w:rsidRDefault="00A1B2C3">
            <w:r w:rsidRPr="00C4D5E6">
              <w:rPr>
                <w:rFonts w:ascii="Times New Roman" w:hAnsi="Times New Roman" w:eastAsia="宋体"/>
                <w:sz w:val="24"/>
                <w:szCs w:val="24"/>
              </w:rPr>
              <w:t xml:space="preserve">c+ut:5mt:27lt:15</w:t>
            </w:r>
          </w:p>
        </w:tc>
        <w:tc>
          <w:tcPr>
            <w:tcW w:w="818" w:type="dxa"/>
          </w:tcPr>
          <w:p w14:paraId="1A2B3CFB" w14:textId="77777777" w:rsidR="00A1B2C3" w:rsidRDefault="00A1B2C3">
            <w:r w:rsidRPr="00C4D5E6">
              <w:rPr>
                <w:rFonts w:ascii="Times New Roman" w:hAnsi="Times New Roman" w:eastAsia="宋体"/>
                <w:sz w:val="24"/>
                <w:szCs w:val="24"/>
              </w:rPr>
              <w:t xml:space="preserve">1:182:29</w:t>
            </w:r>
          </w:p>
        </w:tc>
      </w:tr>
      <w:tr>
        <w:tc>
          <w:tcPr>
            <w:tcW w:w="818" w:type="dxa"/>
          </w:tcPr>
          <w:p w14:paraId="1A2B3CFC" w14:textId="77777777" w:rsidR="00A1B2C3" w:rsidRDefault="00A1B2C3"/>
        </w:tc>
        <w:tc>
          <w:tcPr>
            <w:tcW w:w="818" w:type="dxa"/>
          </w:tcPr>
          <w:p w14:paraId="1A2B3CFD" w14:textId="77777777" w:rsidR="00A1B2C3" w:rsidRDefault="00A1B2C3"/>
        </w:tc>
        <w:tc>
          <w:tcPr>
            <w:tcW w:w="818" w:type="dxa"/>
          </w:tcPr>
          <w:p w14:paraId="1A2B3CFE" w14:textId="77777777" w:rsidR="00A1B2C3" w:rsidRDefault="00A1B2C3"/>
        </w:tc>
        <w:tc>
          <w:tcPr>
            <w:tcW w:w="818" w:type="dxa"/>
          </w:tcPr>
          <w:p w14:paraId="1A2B3CFF" w14:textId="77777777" w:rsidR="00A1B2C3" w:rsidRDefault="00A1B2C3">
            <w:r w:rsidRPr="00C4D5E6">
              <w:rPr>
                <w:rFonts w:ascii="Times New Roman" w:hAnsi="Times New Roman" w:eastAsia="宋体"/>
                <w:sz w:val="24"/>
                <w:szCs w:val="24"/>
              </w:rPr>
              <w:t xml:space="preserve">ENI</w:t>
            </w:r>
          </w:p>
        </w:tc>
        <w:tc>
          <w:tcPr>
            <w:tcW w:w="818" w:type="dxa"/>
          </w:tcPr>
          <w:p w14:paraId="1A2B3D00" w14:textId="77777777" w:rsidR="00A1B2C3" w:rsidRDefault="00A1B2C3">
            <w:r w:rsidRPr="00C4D5E6">
              <w:rPr>
                <w:rFonts w:ascii="Times New Roman" w:hAnsi="Times New Roman" w:eastAsia="宋体"/>
                <w:sz w:val="24"/>
                <w:szCs w:val="24"/>
              </w:rPr>
              <w:t xml:space="preserve">49</w:t>
            </w:r>
          </w:p>
        </w:tc>
        <w:tc>
          <w:tcPr>
            <w:tcW w:w="818" w:type="dxa"/>
          </w:tcPr>
          <w:p w14:paraId="1A2B3D01" w14:textId="77777777" w:rsidR="00A1B2C3" w:rsidRDefault="00A1B2C3"/>
        </w:tc>
        <w:tc>
          <w:tcPr>
            <w:tcW w:w="818" w:type="dxa"/>
          </w:tcPr>
          <w:p w14:paraId="1A2B3D02" w14:textId="77777777" w:rsidR="00A1B2C3" w:rsidRDefault="00A1B2C3"/>
        </w:tc>
        <w:tc>
          <w:tcPr>
            <w:tcW w:w="818" w:type="dxa"/>
          </w:tcPr>
          <w:p w14:paraId="1A2B3D03" w14:textId="77777777" w:rsidR="00A1B2C3" w:rsidRDefault="00A1B2C3"/>
        </w:tc>
        <w:tc>
          <w:tcPr>
            <w:tcW w:w="818" w:type="dxa"/>
          </w:tcPr>
          <w:p w14:paraId="1A2B3D04" w14:textId="77777777" w:rsidR="00A1B2C3" w:rsidRDefault="00A1B2C3"/>
        </w:tc>
        <w:tc>
          <w:tcPr>
            <w:tcW w:w="818" w:type="dxa"/>
          </w:tcPr>
          <w:p w14:paraId="1A2B3D05" w14:textId="77777777" w:rsidR="00A1B2C3" w:rsidRDefault="00A1B2C3">
            <w:r w:rsidRPr="00C4D5E6">
              <w:rPr>
                <w:rFonts w:ascii="Times New Roman" w:hAnsi="Times New Roman" w:eastAsia="宋体"/>
                <w:sz w:val="24"/>
                <w:szCs w:val="24"/>
              </w:rPr>
              <w:t xml:space="preserve">c+ut:15mt:27lt:7</w:t>
            </w:r>
          </w:p>
        </w:tc>
        <w:tc>
          <w:tcPr>
            <w:tcW w:w="818" w:type="dxa"/>
          </w:tcPr>
          <w:p w14:paraId="1A2B3D06" w14:textId="77777777" w:rsidR="00A1B2C3" w:rsidRDefault="00A1B2C3">
            <w:r w:rsidRPr="00C4D5E6">
              <w:rPr>
                <w:rFonts w:ascii="Times New Roman" w:hAnsi="Times New Roman" w:eastAsia="宋体"/>
                <w:sz w:val="24"/>
                <w:szCs w:val="24"/>
              </w:rPr>
              <w:t xml:space="preserve">1:232:26</w:t>
            </w:r>
          </w:p>
        </w:tc>
      </w:tr>
      <w:tr>
        <w:tc>
          <w:tcPr>
            <w:tcW w:w="818" w:type="dxa"/>
          </w:tcPr>
          <w:p w14:paraId="1A2B3D07" w14:textId="77777777" w:rsidR="00A1B2C3" w:rsidRDefault="00A1B2C3">
            <w:r w:rsidRPr="00C4D5E6">
              <w:rPr>
                <w:rFonts w:ascii="Times New Roman" w:hAnsi="Times New Roman" w:eastAsia="宋体"/>
                <w:sz w:val="24"/>
                <w:szCs w:val="24"/>
              </w:rPr>
              <w:t xml:space="preserve">Zh Jing,2017</w:t>
            </w:r>
          </w:p>
        </w:tc>
        <w:tc>
          <w:tcPr>
            <w:tcW w:w="818" w:type="dxa"/>
          </w:tcPr>
          <w:p w14:paraId="1A2B3D08" w14:textId="77777777" w:rsidR="00A1B2C3" w:rsidRDefault="00A1B2C3">
            <w:r w:rsidRPr="00C4D5E6">
              <w:rPr>
                <w:rFonts w:ascii="Times New Roman" w:hAnsi="Times New Roman" w:eastAsia="宋体"/>
                <w:sz w:val="24"/>
                <w:szCs w:val="24"/>
              </w:rPr>
              <w:t xml:space="preserve">Non-RCT</w:t>
            </w:r>
          </w:p>
        </w:tc>
        <w:tc>
          <w:tcPr>
            <w:tcW w:w="818" w:type="dxa"/>
          </w:tcPr>
          <w:p w14:paraId="1A2B3D09" w14:textId="77777777" w:rsidR="00A1B2C3" w:rsidRDefault="00A1B2C3">
            <w:r w:rsidRPr="00C4D5E6">
              <w:rPr>
                <w:rFonts w:ascii="Times New Roman" w:hAnsi="Times New Roman" w:eastAsia="宋体"/>
                <w:sz w:val="24"/>
                <w:szCs w:val="24"/>
              </w:rPr>
              <w:t xml:space="preserve">China</w:t>
            </w:r>
          </w:p>
        </w:tc>
        <w:tc>
          <w:tcPr>
            <w:tcW w:w="818" w:type="dxa"/>
          </w:tcPr>
          <w:p w14:paraId="1A2B3D0A" w14:textId="77777777" w:rsidR="00A1B2C3" w:rsidRDefault="00A1B2C3">
            <w:r w:rsidRPr="00C4D5E6">
              <w:rPr>
                <w:rFonts w:ascii="Times New Roman" w:hAnsi="Times New Roman" w:eastAsia="宋体"/>
                <w:sz w:val="24"/>
                <w:szCs w:val="24"/>
              </w:rPr>
              <w:t xml:space="preserve">IFI</w:t>
            </w:r>
          </w:p>
        </w:tc>
        <w:tc>
          <w:tcPr>
            <w:tcW w:w="818" w:type="dxa"/>
          </w:tcPr>
          <w:p w14:paraId="1A2B3D0B" w14:textId="77777777" w:rsidR="00A1B2C3" w:rsidRDefault="00A1B2C3">
            <w:r w:rsidRPr="00C4D5E6">
              <w:rPr>
                <w:rFonts w:ascii="Times New Roman" w:hAnsi="Times New Roman" w:eastAsia="宋体"/>
                <w:sz w:val="24"/>
                <w:szCs w:val="24"/>
              </w:rPr>
              <w:t xml:space="preserve">38</w:t>
            </w:r>
          </w:p>
        </w:tc>
        <w:tc>
          <w:tcPr>
            <w:tcW w:w="818" w:type="dxa"/>
          </w:tcPr>
          <w:p w14:paraId="1A2B3D0C" w14:textId="77777777" w:rsidR="00A1B2C3" w:rsidRDefault="00A1B2C3">
            <w:r w:rsidRPr="00C4D5E6">
              <w:rPr>
                <w:rFonts w:ascii="Times New Roman" w:hAnsi="Times New Roman" w:eastAsia="宋体"/>
                <w:sz w:val="24"/>
                <w:szCs w:val="24"/>
              </w:rPr>
              <w:t xml:space="preserve">ESCC:38 (100%)non-ESCC:0</w:t>
            </w:r>
          </w:p>
        </w:tc>
        <w:tc>
          <w:tcPr>
            <w:tcW w:w="818" w:type="dxa"/>
          </w:tcPr>
          <w:p w14:paraId="1A2B3D0D" w14:textId="77777777" w:rsidR="00A1B2C3" w:rsidRDefault="00A1B2C3">
            <w:r w:rsidRPr="00C4D5E6">
              <w:rPr>
                <w:rFonts w:ascii="Times New Roman" w:hAnsi="Times New Roman" w:eastAsia="宋体"/>
                <w:sz w:val="24"/>
                <w:szCs w:val="24"/>
              </w:rPr>
              <w:t xml:space="preserve">2000.10-2005.12</w:t>
            </w:r>
          </w:p>
        </w:tc>
        <w:tc>
          <w:tcPr>
            <w:tcW w:w="818" w:type="dxa"/>
          </w:tcPr>
          <w:p w14:paraId="1A2B3D0E" w14:textId="77777777" w:rsidR="00A1B2C3" w:rsidRDefault="00A1B2C3">
            <w:r w:rsidRPr="00C4D5E6">
              <w:rPr>
                <w:rFonts w:ascii="Times New Roman" w:hAnsi="Times New Roman" w:eastAsia="宋体"/>
                <w:sz w:val="24"/>
                <w:szCs w:val="24"/>
              </w:rPr>
              <w:t xml:space="preserve">&lt;65:19 (50%)≥65:19 (50%)</w:t>
            </w:r>
          </w:p>
        </w:tc>
        <w:tc>
          <w:tcPr>
            <w:tcW w:w="818" w:type="dxa"/>
          </w:tcPr>
          <w:p w14:paraId="1A2B3D0F" w14:textId="77777777" w:rsidR="00A1B2C3" w:rsidRDefault="00A1B2C3">
            <w:r w:rsidRPr="00C4D5E6">
              <w:rPr>
                <w:rFonts w:ascii="Times New Roman" w:hAnsi="Times New Roman" w:eastAsia="宋体"/>
                <w:sz w:val="24"/>
                <w:szCs w:val="24"/>
              </w:rPr>
              <w:t xml:space="preserve">91.2(2.4-131.7)</w:t>
            </w:r>
          </w:p>
        </w:tc>
        <w:tc>
          <w:tcPr>
            <w:tcW w:w="818" w:type="dxa"/>
          </w:tcPr>
          <w:p w14:paraId="1A2B3D10" w14:textId="77777777" w:rsidR="00A1B2C3" w:rsidRDefault="00A1B2C3">
            <w:r w:rsidRPr="00C4D5E6">
              <w:rPr>
                <w:rFonts w:ascii="Times New Roman" w:hAnsi="Times New Roman" w:eastAsia="宋体"/>
                <w:sz w:val="24"/>
                <w:szCs w:val="24"/>
              </w:rPr>
              <w:t xml:space="preserve">c:4ut:9mt:16lt:9</w:t>
            </w:r>
          </w:p>
        </w:tc>
        <w:tc>
          <w:tcPr>
            <w:tcW w:w="818" w:type="dxa"/>
          </w:tcPr>
          <w:p w14:paraId="1A2B3D11" w14:textId="77777777" w:rsidR="00A1B2C3" w:rsidRDefault="00A1B2C3">
            <w:r w:rsidRPr="00C4D5E6">
              <w:rPr>
                <w:rFonts w:ascii="Times New Roman" w:hAnsi="Times New Roman" w:eastAsia="宋体"/>
                <w:sz w:val="24"/>
                <w:szCs w:val="24"/>
              </w:rPr>
              <w:t xml:space="preserve">2:203:134:5</w:t>
            </w:r>
          </w:p>
        </w:tc>
      </w:tr>
      <w:tr>
        <w:tc>
          <w:tcPr>
            <w:tcW w:w="818" w:type="dxa"/>
          </w:tcPr>
          <w:p w14:paraId="1A2B3D12" w14:textId="77777777" w:rsidR="00A1B2C3" w:rsidRDefault="00A1B2C3"/>
        </w:tc>
        <w:tc>
          <w:tcPr>
            <w:tcW w:w="818" w:type="dxa"/>
          </w:tcPr>
          <w:p w14:paraId="1A2B3D13" w14:textId="77777777" w:rsidR="00A1B2C3" w:rsidRDefault="00A1B2C3"/>
        </w:tc>
        <w:tc>
          <w:tcPr>
            <w:tcW w:w="818" w:type="dxa"/>
          </w:tcPr>
          <w:p w14:paraId="1A2B3D14" w14:textId="77777777" w:rsidR="00A1B2C3" w:rsidRDefault="00A1B2C3"/>
        </w:tc>
        <w:tc>
          <w:tcPr>
            <w:tcW w:w="818" w:type="dxa"/>
          </w:tcPr>
          <w:p w14:paraId="1A2B3D15" w14:textId="77777777" w:rsidR="00A1B2C3" w:rsidRDefault="00A1B2C3">
            <w:r w:rsidRPr="00C4D5E6">
              <w:rPr>
                <w:rFonts w:ascii="Times New Roman" w:hAnsi="Times New Roman" w:eastAsia="宋体"/>
                <w:sz w:val="24"/>
                <w:szCs w:val="24"/>
              </w:rPr>
              <w:t xml:space="preserve">ENI</w:t>
            </w:r>
          </w:p>
        </w:tc>
        <w:tc>
          <w:tcPr>
            <w:tcW w:w="818" w:type="dxa"/>
          </w:tcPr>
          <w:p w14:paraId="1A2B3D16" w14:textId="77777777" w:rsidR="00A1B2C3" w:rsidRDefault="00A1B2C3">
            <w:r w:rsidRPr="00C4D5E6">
              <w:rPr>
                <w:rFonts w:ascii="Times New Roman" w:hAnsi="Times New Roman" w:eastAsia="宋体"/>
                <w:sz w:val="24"/>
                <w:szCs w:val="24"/>
              </w:rPr>
              <w:t xml:space="preserve">51</w:t>
            </w:r>
          </w:p>
        </w:tc>
        <w:tc>
          <w:tcPr>
            <w:tcW w:w="818" w:type="dxa"/>
          </w:tcPr>
          <w:p w14:paraId="1A2B3D17" w14:textId="77777777" w:rsidR="00A1B2C3" w:rsidRDefault="00A1B2C3">
            <w:r w:rsidRPr="00C4D5E6">
              <w:rPr>
                <w:rFonts w:ascii="Times New Roman" w:hAnsi="Times New Roman" w:eastAsia="宋体"/>
                <w:sz w:val="24"/>
                <w:szCs w:val="24"/>
              </w:rPr>
              <w:t xml:space="preserve">ESCC:49 (96%)non-ESCC:2 (4%)</w:t>
            </w:r>
          </w:p>
        </w:tc>
        <w:tc>
          <w:tcPr>
            <w:tcW w:w="818" w:type="dxa"/>
          </w:tcPr>
          <w:p w14:paraId="1A2B3D18" w14:textId="77777777" w:rsidR="00A1B2C3" w:rsidRDefault="00A1B2C3"/>
        </w:tc>
        <w:tc>
          <w:tcPr>
            <w:tcW w:w="818" w:type="dxa"/>
          </w:tcPr>
          <w:p w14:paraId="1A2B3D19" w14:textId="77777777" w:rsidR="00A1B2C3" w:rsidRDefault="00A1B2C3">
            <w:r w:rsidRPr="00C4D5E6">
              <w:rPr>
                <w:rFonts w:ascii="Times New Roman" w:hAnsi="Times New Roman" w:eastAsia="宋体"/>
                <w:sz w:val="24"/>
                <w:szCs w:val="24"/>
              </w:rPr>
              <w:t xml:space="preserve">&lt;65:27 (52.9%)≥65:24 (47.1)</w:t>
            </w:r>
          </w:p>
        </w:tc>
        <w:tc>
          <w:tcPr>
            <w:tcW w:w="818" w:type="dxa"/>
          </w:tcPr>
          <w:p w14:paraId="1A2B3D1A" w14:textId="77777777" w:rsidR="00A1B2C3" w:rsidRDefault="00A1B2C3">
            <w:r w:rsidRPr="00C4D5E6">
              <w:rPr>
                <w:rFonts w:ascii="Times New Roman" w:hAnsi="Times New Roman" w:eastAsia="宋体"/>
                <w:sz w:val="24"/>
                <w:szCs w:val="24"/>
              </w:rPr>
              <w:t xml:space="preserve">123.1(3.17-142.2)</w:t>
            </w:r>
          </w:p>
        </w:tc>
        <w:tc>
          <w:tcPr>
            <w:tcW w:w="818" w:type="dxa"/>
          </w:tcPr>
          <w:p w14:paraId="1A2B3D1B" w14:textId="77777777" w:rsidR="00A1B2C3" w:rsidRDefault="00A1B2C3">
            <w:r w:rsidRPr="00C4D5E6">
              <w:rPr>
                <w:rFonts w:ascii="Times New Roman" w:hAnsi="Times New Roman" w:eastAsia="宋体"/>
                <w:sz w:val="24"/>
                <w:szCs w:val="24"/>
              </w:rPr>
              <w:t xml:space="preserve">c:1ut:17mt:26lt:7</w:t>
            </w:r>
          </w:p>
        </w:tc>
        <w:tc>
          <w:tcPr>
            <w:tcW w:w="818" w:type="dxa"/>
          </w:tcPr>
          <w:p w14:paraId="1A2B3D1C" w14:textId="77777777" w:rsidR="00A1B2C3" w:rsidRDefault="00A1B2C3">
            <w:r w:rsidRPr="00C4D5E6">
              <w:rPr>
                <w:rFonts w:ascii="Times New Roman" w:hAnsi="Times New Roman" w:eastAsia="宋体"/>
                <w:sz w:val="24"/>
                <w:szCs w:val="24"/>
              </w:rPr>
              <w:t xml:space="preserve">2:243:124:15</w:t>
            </w:r>
          </w:p>
        </w:tc>
      </w:tr>
      <w:tr>
        <w:tc>
          <w:tcPr>
            <w:tcW w:w="818" w:type="dxa"/>
          </w:tcPr>
          <w:p w14:paraId="1A2B3D1D" w14:textId="77777777" w:rsidR="00A1B2C3" w:rsidRDefault="00A1B2C3">
            <w:r w:rsidRPr="00C4D5E6">
              <w:rPr>
                <w:rFonts w:ascii="Times New Roman" w:hAnsi="Times New Roman" w:eastAsia="宋体"/>
                <w:sz w:val="24"/>
                <w:szCs w:val="24"/>
              </w:rPr>
              <w:t xml:space="preserve">Park,2016</w:t>
            </w:r>
          </w:p>
        </w:tc>
        <w:tc>
          <w:tcPr>
            <w:tcW w:w="818" w:type="dxa"/>
          </w:tcPr>
          <w:p w14:paraId="1A2B3D1E" w14:textId="77777777" w:rsidR="00A1B2C3" w:rsidRDefault="00A1B2C3">
            <w:r w:rsidRPr="00C4D5E6">
              <w:rPr>
                <w:rFonts w:ascii="Times New Roman" w:hAnsi="Times New Roman" w:eastAsia="宋体"/>
                <w:sz w:val="24"/>
                <w:szCs w:val="24"/>
              </w:rPr>
              <w:t xml:space="preserve">Non-RCT</w:t>
            </w:r>
          </w:p>
        </w:tc>
        <w:tc>
          <w:tcPr>
            <w:tcW w:w="818" w:type="dxa"/>
          </w:tcPr>
          <w:p w14:paraId="1A2B3D1F" w14:textId="77777777" w:rsidR="00A1B2C3" w:rsidRDefault="00A1B2C3">
            <w:r w:rsidRPr="00C4D5E6">
              <w:rPr>
                <w:rFonts w:ascii="Times New Roman" w:hAnsi="Times New Roman" w:eastAsia="宋体"/>
                <w:sz w:val="24"/>
                <w:szCs w:val="24"/>
              </w:rPr>
              <w:t xml:space="preserve">Korea</w:t>
            </w:r>
          </w:p>
        </w:tc>
        <w:tc>
          <w:tcPr>
            <w:tcW w:w="818" w:type="dxa"/>
          </w:tcPr>
          <w:p w14:paraId="1A2B3D20" w14:textId="77777777" w:rsidR="00A1B2C3" w:rsidRDefault="00A1B2C3">
            <w:r w:rsidRPr="00C4D5E6">
              <w:rPr>
                <w:rFonts w:ascii="Times New Roman" w:hAnsi="Times New Roman" w:eastAsia="宋体"/>
                <w:sz w:val="24"/>
                <w:szCs w:val="24"/>
              </w:rPr>
              <w:t xml:space="preserve">IFI</w:t>
            </w:r>
          </w:p>
        </w:tc>
        <w:tc>
          <w:tcPr>
            <w:tcW w:w="818" w:type="dxa"/>
          </w:tcPr>
          <w:p w14:paraId="1A2B3D21" w14:textId="77777777" w:rsidR="00A1B2C3" w:rsidRDefault="00A1B2C3">
            <w:r w:rsidRPr="00C4D5E6">
              <w:rPr>
                <w:rFonts w:ascii="Times New Roman" w:hAnsi="Times New Roman" w:eastAsia="宋体"/>
                <w:sz w:val="24"/>
                <w:szCs w:val="24"/>
              </w:rPr>
              <w:t xml:space="preserve">50</w:t>
            </w:r>
          </w:p>
        </w:tc>
        <w:tc>
          <w:tcPr>
            <w:tcW w:w="818" w:type="dxa"/>
          </w:tcPr>
          <w:p w14:paraId="1A2B3D22" w14:textId="77777777" w:rsidR="00A1B2C3" w:rsidRDefault="00A1B2C3">
            <w:r w:rsidRPr="00C4D5E6">
              <w:rPr>
                <w:rFonts w:ascii="Times New Roman" w:hAnsi="Times New Roman" w:eastAsia="宋体"/>
                <w:sz w:val="24"/>
                <w:szCs w:val="24"/>
              </w:rPr>
              <w:t xml:space="preserve">ESCC</w:t>
            </w:r>
          </w:p>
        </w:tc>
        <w:tc>
          <w:tcPr>
            <w:tcW w:w="818" w:type="dxa"/>
          </w:tcPr>
          <w:p w14:paraId="1A2B3D23" w14:textId="77777777" w:rsidR="00A1B2C3" w:rsidRDefault="00A1B2C3">
            <w:r w:rsidRPr="00C4D5E6">
              <w:rPr>
                <w:rFonts w:ascii="Times New Roman" w:hAnsi="Times New Roman" w:eastAsia="宋体"/>
                <w:sz w:val="24"/>
                <w:szCs w:val="24"/>
              </w:rPr>
              <w:t xml:space="preserve">2001.5-2013.5</w:t>
            </w:r>
          </w:p>
        </w:tc>
        <w:tc>
          <w:tcPr>
            <w:tcW w:w="818" w:type="dxa"/>
          </w:tcPr>
          <w:p w14:paraId="1A2B3D24" w14:textId="77777777" w:rsidR="00A1B2C3" w:rsidRDefault="00A1B2C3">
            <w:r w:rsidRPr="00C4D5E6">
              <w:rPr>
                <w:rFonts w:ascii="Times New Roman" w:hAnsi="Times New Roman" w:eastAsia="宋体"/>
                <w:sz w:val="24"/>
                <w:szCs w:val="24"/>
              </w:rPr>
              <w:t xml:space="preserve">69 (48-81)</w:t>
            </w:r>
          </w:p>
        </w:tc>
        <w:tc>
          <w:tcPr>
            <w:tcW w:w="818" w:type="dxa"/>
          </w:tcPr>
          <w:p w14:paraId="1A2B3D25" w14:textId="77777777" w:rsidR="00A1B2C3" w:rsidRDefault="00A1B2C3">
            <w:r w:rsidRPr="00C4D5E6">
              <w:rPr>
                <w:rFonts w:ascii="Times New Roman" w:hAnsi="Times New Roman" w:eastAsia="宋体"/>
                <w:sz w:val="24"/>
                <w:szCs w:val="24"/>
              </w:rPr>
              <w:t xml:space="preserve">20 (2-78)</w:t>
            </w:r>
          </w:p>
        </w:tc>
        <w:tc>
          <w:tcPr>
            <w:tcW w:w="818" w:type="dxa"/>
          </w:tcPr>
          <w:p w14:paraId="1A2B3D26" w14:textId="77777777" w:rsidR="00A1B2C3" w:rsidRDefault="00A1B2C3">
            <w:r w:rsidRPr="00C4D5E6">
              <w:rPr>
                <w:rFonts w:ascii="Times New Roman" w:hAnsi="Times New Roman" w:eastAsia="宋体"/>
                <w:sz w:val="24"/>
                <w:szCs w:val="24"/>
              </w:rPr>
              <w:t xml:space="preserve">ut:6mt:26lt:18</w:t>
            </w:r>
          </w:p>
        </w:tc>
        <w:tc>
          <w:tcPr>
            <w:tcW w:w="818" w:type="dxa"/>
          </w:tcPr>
          <w:p w14:paraId="1A2B3D27" w14:textId="77777777" w:rsidR="00A1B2C3" w:rsidRDefault="00A1B2C3">
            <w:r w:rsidRPr="00C4D5E6">
              <w:rPr>
                <w:rFonts w:ascii="Times New Roman" w:hAnsi="Times New Roman" w:eastAsia="宋体"/>
                <w:sz w:val="24"/>
                <w:szCs w:val="24"/>
              </w:rPr>
              <w:t xml:space="preserve">2:223:28</w:t>
            </w:r>
          </w:p>
        </w:tc>
      </w:tr>
      <w:tr>
        <w:tc>
          <w:tcPr>
            <w:tcW w:w="818" w:type="dxa"/>
          </w:tcPr>
          <w:p w14:paraId="1A2B3D28" w14:textId="77777777" w:rsidR="00A1B2C3" w:rsidRDefault="00A1B2C3"/>
        </w:tc>
        <w:tc>
          <w:tcPr>
            <w:tcW w:w="818" w:type="dxa"/>
          </w:tcPr>
          <w:p w14:paraId="1A2B3D29" w14:textId="77777777" w:rsidR="00A1B2C3" w:rsidRDefault="00A1B2C3"/>
        </w:tc>
        <w:tc>
          <w:tcPr>
            <w:tcW w:w="818" w:type="dxa"/>
          </w:tcPr>
          <w:p w14:paraId="1A2B3D2A" w14:textId="77777777" w:rsidR="00A1B2C3" w:rsidRDefault="00A1B2C3"/>
        </w:tc>
        <w:tc>
          <w:tcPr>
            <w:tcW w:w="818" w:type="dxa"/>
          </w:tcPr>
          <w:p w14:paraId="1A2B3D2B" w14:textId="77777777" w:rsidR="00A1B2C3" w:rsidRDefault="00A1B2C3">
            <w:r w:rsidRPr="00C4D5E6">
              <w:rPr>
                <w:rFonts w:ascii="Times New Roman" w:hAnsi="Times New Roman" w:eastAsia="宋体"/>
                <w:sz w:val="24"/>
                <w:szCs w:val="24"/>
              </w:rPr>
              <w:t xml:space="preserve">ENI</w:t>
            </w:r>
          </w:p>
        </w:tc>
        <w:tc>
          <w:tcPr>
            <w:tcW w:w="818" w:type="dxa"/>
          </w:tcPr>
          <w:p w14:paraId="1A2B3D2C" w14:textId="77777777" w:rsidR="00A1B2C3" w:rsidRDefault="00A1B2C3">
            <w:r w:rsidRPr="00C4D5E6">
              <w:rPr>
                <w:rFonts w:ascii="Times New Roman" w:hAnsi="Times New Roman" w:eastAsia="宋体"/>
                <w:sz w:val="24"/>
                <w:szCs w:val="24"/>
              </w:rPr>
              <w:t xml:space="preserve">49</w:t>
            </w:r>
          </w:p>
        </w:tc>
        <w:tc>
          <w:tcPr>
            <w:tcW w:w="818" w:type="dxa"/>
          </w:tcPr>
          <w:p w14:paraId="1A2B3D2D" w14:textId="77777777" w:rsidR="00A1B2C3" w:rsidRDefault="00A1B2C3"/>
        </w:tc>
        <w:tc>
          <w:tcPr>
            <w:tcW w:w="818" w:type="dxa"/>
          </w:tcPr>
          <w:p w14:paraId="1A2B3D2E" w14:textId="77777777" w:rsidR="00A1B2C3" w:rsidRDefault="00A1B2C3"/>
        </w:tc>
        <w:tc>
          <w:tcPr>
            <w:tcW w:w="818" w:type="dxa"/>
          </w:tcPr>
          <w:p w14:paraId="1A2B3D2F" w14:textId="77777777" w:rsidR="00A1B2C3" w:rsidRDefault="00A1B2C3">
            <w:r w:rsidRPr="00C4D5E6">
              <w:rPr>
                <w:rFonts w:ascii="Times New Roman" w:hAnsi="Times New Roman" w:eastAsia="宋体"/>
                <w:sz w:val="24"/>
                <w:szCs w:val="24"/>
              </w:rPr>
              <w:t xml:space="preserve">65 (36-81)</w:t>
            </w:r>
          </w:p>
        </w:tc>
        <w:tc>
          <w:tcPr>
            <w:tcW w:w="818" w:type="dxa"/>
          </w:tcPr>
          <w:p w14:paraId="1A2B3D30" w14:textId="77777777" w:rsidR="00A1B2C3" w:rsidRDefault="00A1B2C3">
            <w:r w:rsidRPr="00C4D5E6">
              <w:rPr>
                <w:rFonts w:ascii="Times New Roman" w:hAnsi="Times New Roman" w:eastAsia="宋体"/>
                <w:sz w:val="24"/>
                <w:szCs w:val="24"/>
              </w:rPr>
              <w:t xml:space="preserve">22 (2-150)</w:t>
            </w:r>
          </w:p>
        </w:tc>
        <w:tc>
          <w:tcPr>
            <w:tcW w:w="818" w:type="dxa"/>
          </w:tcPr>
          <w:p w14:paraId="1A2B3D31" w14:textId="77777777" w:rsidR="00A1B2C3" w:rsidRDefault="00A1B2C3">
            <w:r w:rsidRPr="00C4D5E6">
              <w:rPr>
                <w:rFonts w:ascii="Times New Roman" w:hAnsi="Times New Roman" w:eastAsia="宋体"/>
                <w:sz w:val="24"/>
                <w:szCs w:val="24"/>
              </w:rPr>
              <w:t xml:space="preserve">ut:15mt:23lt:11</w:t>
            </w:r>
          </w:p>
        </w:tc>
        <w:tc>
          <w:tcPr>
            <w:tcW w:w="818" w:type="dxa"/>
          </w:tcPr>
          <w:p w14:paraId="1A2B3D32" w14:textId="77777777" w:rsidR="00A1B2C3" w:rsidRDefault="00A1B2C3">
            <w:r w:rsidRPr="00C4D5E6">
              <w:rPr>
                <w:rFonts w:ascii="Times New Roman" w:hAnsi="Times New Roman" w:eastAsia="宋体"/>
                <w:sz w:val="24"/>
                <w:szCs w:val="24"/>
              </w:rPr>
              <w:t xml:space="preserve">2:193:30</w:t>
            </w:r>
          </w:p>
        </w:tc>
      </w:tr>
      <w:tr>
        <w:tc>
          <w:tcPr>
            <w:tcW w:w="818" w:type="dxa"/>
          </w:tcPr>
          <w:p w14:paraId="1A2B3D33" w14:textId="77777777" w:rsidR="00A1B2C3" w:rsidRDefault="00A1B2C3">
            <w:r w:rsidRPr="00C4D5E6">
              <w:rPr>
                <w:rFonts w:ascii="Times New Roman" w:hAnsi="Times New Roman" w:eastAsia="宋体"/>
                <w:sz w:val="24"/>
                <w:szCs w:val="24"/>
              </w:rPr>
              <w:t xml:space="preserve">D.J Li,2016</w:t>
            </w:r>
          </w:p>
        </w:tc>
        <w:tc>
          <w:tcPr>
            <w:tcW w:w="818" w:type="dxa"/>
          </w:tcPr>
          <w:p w14:paraId="1A2B3D34" w14:textId="77777777" w:rsidR="00A1B2C3" w:rsidRDefault="00A1B2C3">
            <w:r w:rsidRPr="00C4D5E6">
              <w:rPr>
                <w:rFonts w:ascii="Times New Roman" w:hAnsi="Times New Roman" w:eastAsia="宋体"/>
                <w:sz w:val="24"/>
                <w:szCs w:val="24"/>
              </w:rPr>
              <w:t xml:space="preserve">Non-RCT</w:t>
            </w:r>
          </w:p>
        </w:tc>
        <w:tc>
          <w:tcPr>
            <w:tcW w:w="818" w:type="dxa"/>
          </w:tcPr>
          <w:p w14:paraId="1A2B3D35" w14:textId="77777777" w:rsidR="00A1B2C3" w:rsidRDefault="00A1B2C3">
            <w:r w:rsidRPr="00C4D5E6">
              <w:rPr>
                <w:rFonts w:ascii="Times New Roman" w:hAnsi="Times New Roman" w:eastAsia="宋体"/>
                <w:sz w:val="24"/>
                <w:szCs w:val="24"/>
              </w:rPr>
              <w:t xml:space="preserve">China</w:t>
            </w:r>
          </w:p>
        </w:tc>
        <w:tc>
          <w:tcPr>
            <w:tcW w:w="818" w:type="dxa"/>
          </w:tcPr>
          <w:p w14:paraId="1A2B3D36" w14:textId="77777777" w:rsidR="00A1B2C3" w:rsidRDefault="00A1B2C3">
            <w:r w:rsidRPr="00C4D5E6">
              <w:rPr>
                <w:rFonts w:ascii="Times New Roman" w:hAnsi="Times New Roman" w:eastAsia="宋体"/>
                <w:sz w:val="24"/>
                <w:szCs w:val="24"/>
              </w:rPr>
              <w:t xml:space="preserve">IFI</w:t>
            </w:r>
          </w:p>
        </w:tc>
        <w:tc>
          <w:tcPr>
            <w:tcW w:w="818" w:type="dxa"/>
          </w:tcPr>
          <w:p w14:paraId="1A2B3D37" w14:textId="77777777" w:rsidR="00A1B2C3" w:rsidRDefault="00A1B2C3">
            <w:r w:rsidRPr="00C4D5E6">
              <w:rPr>
                <w:rFonts w:ascii="Times New Roman" w:hAnsi="Times New Roman" w:eastAsia="宋体"/>
                <w:sz w:val="24"/>
                <w:szCs w:val="24"/>
              </w:rPr>
              <w:t xml:space="preserve">43</w:t>
            </w:r>
          </w:p>
        </w:tc>
        <w:tc>
          <w:tcPr>
            <w:tcW w:w="818" w:type="dxa"/>
          </w:tcPr>
          <w:p w14:paraId="1A2B3D38" w14:textId="77777777" w:rsidR="00A1B2C3" w:rsidRDefault="00A1B2C3">
            <w:r w:rsidRPr="00C4D5E6">
              <w:rPr>
                <w:rFonts w:ascii="Times New Roman" w:hAnsi="Times New Roman" w:eastAsia="宋体"/>
                <w:sz w:val="24"/>
                <w:szCs w:val="24"/>
              </w:rPr>
              <w:t xml:space="preserve">ESCC</w:t>
            </w:r>
          </w:p>
        </w:tc>
        <w:tc>
          <w:tcPr>
            <w:tcW w:w="818" w:type="dxa"/>
          </w:tcPr>
          <w:p w14:paraId="1A2B3D39" w14:textId="77777777" w:rsidR="00A1B2C3" w:rsidRDefault="00A1B2C3">
            <w:r w:rsidRPr="00C4D5E6">
              <w:rPr>
                <w:rFonts w:ascii="Times New Roman" w:hAnsi="Times New Roman" w:eastAsia="宋体"/>
                <w:sz w:val="24"/>
                <w:szCs w:val="24"/>
              </w:rPr>
              <w:t xml:space="preserve">2008.1-2013.12</w:t>
            </w:r>
          </w:p>
        </w:tc>
        <w:tc>
          <w:tcPr>
            <w:tcW w:w="818" w:type="dxa"/>
          </w:tcPr>
          <w:p w14:paraId="1A2B3D3A" w14:textId="77777777" w:rsidR="00A1B2C3" w:rsidRDefault="00A1B2C3">
            <w:r w:rsidRPr="00C4D5E6">
              <w:rPr>
                <w:rFonts w:ascii="Times New Roman" w:hAnsi="Times New Roman" w:eastAsia="宋体"/>
                <w:sz w:val="24"/>
                <w:szCs w:val="24"/>
              </w:rPr>
              <w:t xml:space="preserve">65.6(42-90)</w:t>
            </w:r>
          </w:p>
        </w:tc>
        <w:tc>
          <w:tcPr>
            <w:tcW w:w="818" w:type="dxa"/>
          </w:tcPr>
          <w:p w14:paraId="1A2B3D3B" w14:textId="77777777" w:rsidR="00A1B2C3" w:rsidRDefault="00A1B2C3">
            <w:r w:rsidRPr="00C4D5E6">
              <w:rPr>
                <w:rFonts w:ascii="Times New Roman" w:hAnsi="Times New Roman" w:eastAsia="宋体"/>
                <w:sz w:val="24"/>
                <w:szCs w:val="24"/>
              </w:rPr>
              <w:t xml:space="preserve">32(18-53)</w:t>
            </w:r>
          </w:p>
        </w:tc>
        <w:tc>
          <w:tcPr>
            <w:tcW w:w="818" w:type="dxa"/>
          </w:tcPr>
          <w:p w14:paraId="1A2B3D3C" w14:textId="77777777" w:rsidR="00A1B2C3" w:rsidRDefault="00A1B2C3">
            <w:r w:rsidRPr="00C4D5E6">
              <w:rPr>
                <w:rFonts w:ascii="Times New Roman" w:hAnsi="Times New Roman" w:eastAsia="宋体"/>
                <w:sz w:val="24"/>
                <w:szCs w:val="24"/>
              </w:rPr>
              <w:t xml:space="preserve">ut:14mt:23lt:6</w:t>
            </w:r>
          </w:p>
        </w:tc>
        <w:tc>
          <w:tcPr>
            <w:tcW w:w="818" w:type="dxa"/>
          </w:tcPr>
          <w:p w14:paraId="1A2B3D3D" w14:textId="77777777" w:rsidR="00A1B2C3" w:rsidRDefault="00A1B2C3">
            <w:r w:rsidRPr="00C4D5E6">
              <w:rPr>
                <w:rFonts w:ascii="Times New Roman" w:hAnsi="Times New Roman" w:eastAsia="宋体"/>
                <w:sz w:val="24"/>
                <w:szCs w:val="24"/>
              </w:rPr>
              <w:t xml:space="preserve">2:33:324:8</w:t>
            </w:r>
          </w:p>
        </w:tc>
      </w:tr>
      <w:tr>
        <w:tc>
          <w:tcPr>
            <w:tcW w:w="818" w:type="dxa"/>
          </w:tcPr>
          <w:p w14:paraId="1A2B3D3E" w14:textId="77777777" w:rsidR="00A1B2C3" w:rsidRDefault="00A1B2C3"/>
        </w:tc>
        <w:tc>
          <w:tcPr>
            <w:tcW w:w="818" w:type="dxa"/>
          </w:tcPr>
          <w:p w14:paraId="1A2B3D3F" w14:textId="77777777" w:rsidR="00A1B2C3" w:rsidRDefault="00A1B2C3"/>
        </w:tc>
        <w:tc>
          <w:tcPr>
            <w:tcW w:w="818" w:type="dxa"/>
          </w:tcPr>
          <w:p w14:paraId="1A2B3D40" w14:textId="77777777" w:rsidR="00A1B2C3" w:rsidRDefault="00A1B2C3"/>
        </w:tc>
        <w:tc>
          <w:tcPr>
            <w:tcW w:w="818" w:type="dxa"/>
          </w:tcPr>
          <w:p w14:paraId="1A2B3D41" w14:textId="77777777" w:rsidR="00A1B2C3" w:rsidRDefault="00A1B2C3">
            <w:r w:rsidRPr="00C4D5E6">
              <w:rPr>
                <w:rFonts w:ascii="Times New Roman" w:hAnsi="Times New Roman" w:eastAsia="宋体"/>
                <w:sz w:val="24"/>
                <w:szCs w:val="24"/>
              </w:rPr>
              <w:t xml:space="preserve">ENI</w:t>
            </w:r>
          </w:p>
        </w:tc>
        <w:tc>
          <w:tcPr>
            <w:tcW w:w="818" w:type="dxa"/>
          </w:tcPr>
          <w:p w14:paraId="1A2B3D42" w14:textId="77777777" w:rsidR="00A1B2C3" w:rsidRDefault="00A1B2C3">
            <w:r w:rsidRPr="00C4D5E6">
              <w:rPr>
                <w:rFonts w:ascii="Times New Roman" w:hAnsi="Times New Roman" w:eastAsia="宋体"/>
                <w:sz w:val="24"/>
                <w:szCs w:val="24"/>
              </w:rPr>
              <w:t xml:space="preserve">36</w:t>
            </w:r>
          </w:p>
        </w:tc>
        <w:tc>
          <w:tcPr>
            <w:tcW w:w="818" w:type="dxa"/>
          </w:tcPr>
          <w:p w14:paraId="1A2B3D43" w14:textId="77777777" w:rsidR="00A1B2C3" w:rsidRDefault="00A1B2C3"/>
        </w:tc>
        <w:tc>
          <w:tcPr>
            <w:tcW w:w="818" w:type="dxa"/>
          </w:tcPr>
          <w:p w14:paraId="1A2B3D44" w14:textId="77777777" w:rsidR="00A1B2C3" w:rsidRDefault="00A1B2C3"/>
        </w:tc>
        <w:tc>
          <w:tcPr>
            <w:tcW w:w="818" w:type="dxa"/>
          </w:tcPr>
          <w:p w14:paraId="1A2B3D45" w14:textId="77777777" w:rsidR="00A1B2C3" w:rsidRDefault="00A1B2C3">
            <w:r w:rsidRPr="00C4D5E6">
              <w:rPr>
                <w:rFonts w:ascii="Times New Roman" w:hAnsi="Times New Roman" w:eastAsia="宋体"/>
                <w:sz w:val="24"/>
                <w:szCs w:val="24"/>
              </w:rPr>
              <w:t xml:space="preserve">56.8(43-75)</w:t>
            </w:r>
          </w:p>
        </w:tc>
        <w:tc>
          <w:tcPr>
            <w:tcW w:w="818" w:type="dxa"/>
          </w:tcPr>
          <w:p w14:paraId="1A2B3D46" w14:textId="77777777" w:rsidR="00A1B2C3" w:rsidRDefault="00A1B2C3"/>
        </w:tc>
        <w:tc>
          <w:tcPr>
            <w:tcW w:w="818" w:type="dxa"/>
          </w:tcPr>
          <w:p w14:paraId="1A2B3D47" w14:textId="77777777" w:rsidR="00A1B2C3" w:rsidRDefault="00A1B2C3">
            <w:r w:rsidRPr="00C4D5E6">
              <w:rPr>
                <w:rFonts w:ascii="Times New Roman" w:hAnsi="Times New Roman" w:eastAsia="宋体"/>
                <w:sz w:val="24"/>
                <w:szCs w:val="24"/>
              </w:rPr>
              <w:t xml:space="preserve">ut:10mt:18lt:8</w:t>
            </w:r>
          </w:p>
        </w:tc>
        <w:tc>
          <w:tcPr>
            <w:tcW w:w="818" w:type="dxa"/>
          </w:tcPr>
          <w:p w14:paraId="1A2B3D48" w14:textId="77777777" w:rsidR="00A1B2C3" w:rsidRDefault="00A1B2C3">
            <w:r w:rsidRPr="00C4D5E6">
              <w:rPr>
                <w:rFonts w:ascii="Times New Roman" w:hAnsi="Times New Roman" w:eastAsia="宋体"/>
                <w:sz w:val="24"/>
                <w:szCs w:val="24"/>
              </w:rPr>
              <w:t xml:space="preserve">2:23:254:9</w:t>
            </w:r>
          </w:p>
        </w:tc>
      </w:tr>
      <w:tr>
        <w:tc>
          <w:tcPr>
            <w:tcW w:w="818" w:type="dxa"/>
          </w:tcPr>
          <w:p w14:paraId="1A2B3D49" w14:textId="77777777" w:rsidR="00A1B2C3" w:rsidRDefault="00A1B2C3">
            <w:r w:rsidRPr="00C4D5E6">
              <w:rPr>
                <w:rFonts w:ascii="Times New Roman" w:hAnsi="Times New Roman" w:eastAsia="宋体"/>
                <w:sz w:val="24"/>
                <w:szCs w:val="24"/>
              </w:rPr>
              <w:t xml:space="preserve">Bai,2016</w:t>
            </w:r>
          </w:p>
        </w:tc>
        <w:tc>
          <w:tcPr>
            <w:tcW w:w="818" w:type="dxa"/>
          </w:tcPr>
          <w:p w14:paraId="1A2B3D4A" w14:textId="77777777" w:rsidR="00A1B2C3" w:rsidRDefault="00A1B2C3">
            <w:r w:rsidRPr="00C4D5E6">
              <w:rPr>
                <w:rFonts w:ascii="Times New Roman" w:hAnsi="Times New Roman" w:eastAsia="宋体"/>
                <w:sz w:val="24"/>
                <w:szCs w:val="24"/>
              </w:rPr>
              <w:t xml:space="preserve">Non-RCT</w:t>
            </w:r>
          </w:p>
        </w:tc>
        <w:tc>
          <w:tcPr>
            <w:tcW w:w="818" w:type="dxa"/>
          </w:tcPr>
          <w:p w14:paraId="1A2B3D4B" w14:textId="77777777" w:rsidR="00A1B2C3" w:rsidRDefault="00A1B2C3">
            <w:r w:rsidRPr="00C4D5E6">
              <w:rPr>
                <w:rFonts w:ascii="Times New Roman" w:hAnsi="Times New Roman" w:eastAsia="宋体"/>
                <w:sz w:val="24"/>
                <w:szCs w:val="24"/>
              </w:rPr>
              <w:t xml:space="preserve">China</w:t>
            </w:r>
          </w:p>
        </w:tc>
        <w:tc>
          <w:tcPr>
            <w:tcW w:w="818" w:type="dxa"/>
          </w:tcPr>
          <w:p w14:paraId="1A2B3D4C" w14:textId="77777777" w:rsidR="00A1B2C3" w:rsidRDefault="00A1B2C3">
            <w:r w:rsidRPr="00C4D5E6">
              <w:rPr>
                <w:rFonts w:ascii="Times New Roman" w:hAnsi="Times New Roman" w:eastAsia="宋体"/>
                <w:sz w:val="24"/>
                <w:szCs w:val="24"/>
              </w:rPr>
              <w:t xml:space="preserve">IFI</w:t>
            </w:r>
          </w:p>
        </w:tc>
        <w:tc>
          <w:tcPr>
            <w:tcW w:w="818" w:type="dxa"/>
          </w:tcPr>
          <w:p w14:paraId="1A2B3D4D" w14:textId="77777777" w:rsidR="00A1B2C3" w:rsidRDefault="00A1B2C3">
            <w:r w:rsidRPr="00C4D5E6">
              <w:rPr>
                <w:rFonts w:ascii="Times New Roman" w:hAnsi="Times New Roman" w:eastAsia="宋体"/>
                <w:sz w:val="24"/>
                <w:szCs w:val="24"/>
              </w:rPr>
              <w:t xml:space="preserve">15</w:t>
            </w:r>
          </w:p>
        </w:tc>
        <w:tc>
          <w:tcPr>
            <w:tcW w:w="818" w:type="dxa"/>
          </w:tcPr>
          <w:p w14:paraId="1A2B3D4E" w14:textId="77777777" w:rsidR="00A1B2C3" w:rsidRDefault="00A1B2C3">
            <w:r w:rsidRPr="00C4D5E6">
              <w:rPr>
                <w:rFonts w:ascii="Times New Roman" w:hAnsi="Times New Roman" w:eastAsia="宋体"/>
                <w:sz w:val="24"/>
                <w:szCs w:val="24"/>
              </w:rPr>
              <w:t xml:space="preserve">ESCC</w:t>
            </w:r>
          </w:p>
        </w:tc>
        <w:tc>
          <w:tcPr>
            <w:tcW w:w="818" w:type="dxa"/>
          </w:tcPr>
          <w:p w14:paraId="1A2B3D4F" w14:textId="77777777" w:rsidR="00A1B2C3" w:rsidRDefault="00A1B2C3">
            <w:r w:rsidRPr="00C4D5E6">
              <w:rPr>
                <w:rFonts w:ascii="Times New Roman" w:hAnsi="Times New Roman" w:eastAsia="宋体"/>
                <w:sz w:val="24"/>
                <w:szCs w:val="24"/>
              </w:rPr>
              <w:t xml:space="preserve">2006.1.1-2012.8.1</w:t>
            </w:r>
          </w:p>
        </w:tc>
        <w:tc>
          <w:tcPr>
            <w:tcW w:w="818" w:type="dxa"/>
          </w:tcPr>
          <w:p w14:paraId="1A2B3D50" w14:textId="77777777" w:rsidR="00A1B2C3" w:rsidRDefault="00A1B2C3">
            <w:r w:rsidRPr="00C4D5E6">
              <w:rPr>
                <w:rFonts w:ascii="Times New Roman" w:hAnsi="Times New Roman" w:eastAsia="宋体"/>
                <w:sz w:val="24"/>
                <w:szCs w:val="24"/>
              </w:rPr>
              <w:t xml:space="preserve">63(39-77)</w:t>
            </w:r>
          </w:p>
        </w:tc>
        <w:tc>
          <w:tcPr>
            <w:tcW w:w="818" w:type="dxa"/>
          </w:tcPr>
          <w:p w14:paraId="1A2B3D51" w14:textId="77777777" w:rsidR="00A1B2C3" w:rsidRDefault="00A1B2C3">
            <w:r w:rsidRPr="00C4D5E6">
              <w:rPr>
                <w:rFonts w:ascii="Times New Roman" w:hAnsi="Times New Roman" w:eastAsia="宋体"/>
                <w:sz w:val="24"/>
                <w:szCs w:val="24"/>
              </w:rPr>
              <w:t xml:space="preserve">24</w:t>
            </w:r>
          </w:p>
        </w:tc>
        <w:tc>
          <w:tcPr>
            <w:tcW w:w="818" w:type="dxa"/>
          </w:tcPr>
          <w:p w14:paraId="1A2B3D52" w14:textId="77777777" w:rsidR="00A1B2C3" w:rsidRDefault="00A1B2C3">
            <w:r w:rsidRPr="00C4D5E6">
              <w:rPr>
                <w:rFonts w:ascii="Times New Roman" w:hAnsi="Times New Roman" w:eastAsia="宋体"/>
                <w:sz w:val="24"/>
                <w:szCs w:val="24"/>
              </w:rPr>
              <w:t xml:space="preserve">c:15t:48</w:t>
            </w:r>
          </w:p>
        </w:tc>
        <w:tc>
          <w:tcPr>
            <w:tcW w:w="818" w:type="dxa"/>
          </w:tcPr>
          <w:p w14:paraId="1A2B3D53" w14:textId="77777777" w:rsidR="00A1B2C3" w:rsidRDefault="00A1B2C3">
            <w:r w:rsidRPr="00C4D5E6">
              <w:rPr>
                <w:rFonts w:ascii="Times New Roman" w:hAnsi="Times New Roman" w:eastAsia="宋体"/>
                <w:sz w:val="24"/>
                <w:szCs w:val="24"/>
              </w:rPr>
              <w:t xml:space="preserve">1:92:363:18</w:t>
            </w:r>
          </w:p>
        </w:tc>
      </w:tr>
      <w:tr>
        <w:tc>
          <w:tcPr>
            <w:tcW w:w="818" w:type="dxa"/>
          </w:tcPr>
          <w:p w14:paraId="1A2B3D54" w14:textId="77777777" w:rsidR="00A1B2C3" w:rsidRDefault="00A1B2C3"/>
        </w:tc>
        <w:tc>
          <w:tcPr>
            <w:tcW w:w="818" w:type="dxa"/>
          </w:tcPr>
          <w:p w14:paraId="1A2B3D55" w14:textId="77777777" w:rsidR="00A1B2C3" w:rsidRDefault="00A1B2C3"/>
        </w:tc>
        <w:tc>
          <w:tcPr>
            <w:tcW w:w="818" w:type="dxa"/>
          </w:tcPr>
          <w:p w14:paraId="1A2B3D56" w14:textId="77777777" w:rsidR="00A1B2C3" w:rsidRDefault="00A1B2C3"/>
        </w:tc>
        <w:tc>
          <w:tcPr>
            <w:tcW w:w="818" w:type="dxa"/>
          </w:tcPr>
          <w:p w14:paraId="1A2B3D57" w14:textId="77777777" w:rsidR="00A1B2C3" w:rsidRDefault="00A1B2C3">
            <w:r w:rsidRPr="00C4D5E6">
              <w:rPr>
                <w:rFonts w:ascii="Times New Roman" w:hAnsi="Times New Roman" w:eastAsia="宋体"/>
                <w:sz w:val="24"/>
                <w:szCs w:val="24"/>
              </w:rPr>
              <w:t xml:space="preserve">ENI</w:t>
            </w:r>
          </w:p>
        </w:tc>
        <w:tc>
          <w:tcPr>
            <w:tcW w:w="818" w:type="dxa"/>
          </w:tcPr>
          <w:p w14:paraId="1A2B3D58" w14:textId="77777777" w:rsidR="00A1B2C3" w:rsidRDefault="00A1B2C3">
            <w:r w:rsidRPr="00C4D5E6">
              <w:rPr>
                <w:rFonts w:ascii="Times New Roman" w:hAnsi="Times New Roman" w:eastAsia="宋体"/>
                <w:sz w:val="24"/>
                <w:szCs w:val="24"/>
              </w:rPr>
              <w:t xml:space="preserve">48</w:t>
            </w:r>
          </w:p>
        </w:tc>
        <w:tc>
          <w:tcPr>
            <w:tcW w:w="818" w:type="dxa"/>
          </w:tcPr>
          <w:p w14:paraId="1A2B3D59" w14:textId="77777777" w:rsidR="00A1B2C3" w:rsidRDefault="00A1B2C3"/>
        </w:tc>
        <w:tc>
          <w:tcPr>
            <w:tcW w:w="818" w:type="dxa"/>
          </w:tcPr>
          <w:p w14:paraId="1A2B3D5A" w14:textId="77777777" w:rsidR="00A1B2C3" w:rsidRDefault="00A1B2C3"/>
        </w:tc>
        <w:tc>
          <w:tcPr>
            <w:tcW w:w="818" w:type="dxa"/>
          </w:tcPr>
          <w:p w14:paraId="1A2B3D5B" w14:textId="77777777" w:rsidR="00A1B2C3" w:rsidRDefault="00A1B2C3"/>
        </w:tc>
        <w:tc>
          <w:tcPr>
            <w:tcW w:w="818" w:type="dxa"/>
          </w:tcPr>
          <w:p w14:paraId="1A2B3D5C" w14:textId="77777777" w:rsidR="00A1B2C3" w:rsidRDefault="00A1B2C3"/>
        </w:tc>
        <w:tc>
          <w:tcPr>
            <w:tcW w:w="818" w:type="dxa"/>
          </w:tcPr>
          <w:p w14:paraId="1A2B3D5D" w14:textId="77777777" w:rsidR="00A1B2C3" w:rsidRDefault="00A1B2C3"/>
        </w:tc>
        <w:tc>
          <w:tcPr>
            <w:tcW w:w="818" w:type="dxa"/>
          </w:tcPr>
          <w:p w14:paraId="1A2B3D5E" w14:textId="77777777" w:rsidR="00A1B2C3" w:rsidRDefault="00A1B2C3"/>
        </w:tc>
      </w:tr>
      <w:tr>
        <w:tc>
          <w:tcPr>
            <w:tcW w:w="818" w:type="dxa"/>
          </w:tcPr>
          <w:p w14:paraId="1A2B3D5F" w14:textId="77777777" w:rsidR="00A1B2C3" w:rsidRDefault="00A1B2C3">
            <w:r w:rsidRPr="00C4D5E6">
              <w:rPr>
                <w:rFonts w:ascii="Times New Roman" w:hAnsi="Times New Roman" w:eastAsia="宋体"/>
                <w:sz w:val="24"/>
                <w:szCs w:val="24"/>
              </w:rPr>
              <w:t xml:space="preserve">Dong,2015</w:t>
            </w:r>
          </w:p>
        </w:tc>
        <w:tc>
          <w:tcPr>
            <w:tcW w:w="818" w:type="dxa"/>
          </w:tcPr>
          <w:p w14:paraId="1A2B3D60" w14:textId="77777777" w:rsidR="00A1B2C3" w:rsidRDefault="00A1B2C3">
            <w:r w:rsidRPr="00C4D5E6">
              <w:rPr>
                <w:rFonts w:ascii="Times New Roman" w:hAnsi="Times New Roman" w:eastAsia="宋体"/>
                <w:sz w:val="24"/>
                <w:szCs w:val="24"/>
              </w:rPr>
              <w:t xml:space="preserve">Non-RCT</w:t>
            </w:r>
          </w:p>
        </w:tc>
        <w:tc>
          <w:tcPr>
            <w:tcW w:w="818" w:type="dxa"/>
          </w:tcPr>
          <w:p w14:paraId="1A2B3D61" w14:textId="77777777" w:rsidR="00A1B2C3" w:rsidRDefault="00A1B2C3">
            <w:r w:rsidRPr="00C4D5E6">
              <w:rPr>
                <w:rFonts w:ascii="Times New Roman" w:hAnsi="Times New Roman" w:eastAsia="宋体"/>
                <w:sz w:val="24"/>
                <w:szCs w:val="24"/>
              </w:rPr>
              <w:t xml:space="preserve">China</w:t>
            </w:r>
          </w:p>
        </w:tc>
        <w:tc>
          <w:tcPr>
            <w:tcW w:w="818" w:type="dxa"/>
          </w:tcPr>
          <w:p w14:paraId="1A2B3D62" w14:textId="77777777" w:rsidR="00A1B2C3" w:rsidRDefault="00A1B2C3">
            <w:r w:rsidRPr="00C4D5E6">
              <w:rPr>
                <w:rFonts w:ascii="Times New Roman" w:hAnsi="Times New Roman" w:eastAsia="宋体"/>
                <w:sz w:val="24"/>
                <w:szCs w:val="24"/>
              </w:rPr>
              <w:t xml:space="preserve">IFI</w:t>
            </w:r>
          </w:p>
        </w:tc>
        <w:tc>
          <w:tcPr>
            <w:tcW w:w="818" w:type="dxa"/>
          </w:tcPr>
          <w:p w14:paraId="1A2B3D63" w14:textId="77777777" w:rsidR="00A1B2C3" w:rsidRDefault="00A1B2C3">
            <w:r w:rsidRPr="00C4D5E6">
              <w:rPr>
                <w:rFonts w:ascii="Times New Roman" w:hAnsi="Times New Roman" w:eastAsia="宋体"/>
                <w:sz w:val="24"/>
                <w:szCs w:val="24"/>
              </w:rPr>
              <w:t xml:space="preserve">119</w:t>
            </w:r>
          </w:p>
        </w:tc>
        <w:tc>
          <w:tcPr>
            <w:tcW w:w="818" w:type="dxa"/>
          </w:tcPr>
          <w:p w14:paraId="1A2B3D64" w14:textId="77777777" w:rsidR="00A1B2C3" w:rsidRDefault="00A1B2C3">
            <w:r w:rsidRPr="00C4D5E6">
              <w:rPr>
                <w:rFonts w:ascii="Times New Roman" w:hAnsi="Times New Roman" w:eastAsia="宋体"/>
                <w:sz w:val="24"/>
                <w:szCs w:val="24"/>
              </w:rPr>
              <w:t xml:space="preserve">ESCC:108non-ESCC:11</w:t>
            </w:r>
          </w:p>
        </w:tc>
        <w:tc>
          <w:tcPr>
            <w:tcW w:w="818" w:type="dxa"/>
          </w:tcPr>
          <w:p w14:paraId="1A2B3D65" w14:textId="77777777" w:rsidR="00A1B2C3" w:rsidRDefault="00A1B2C3">
            <w:r w:rsidRPr="00C4D5E6">
              <w:rPr>
                <w:rFonts w:ascii="Times New Roman" w:hAnsi="Times New Roman" w:eastAsia="宋体"/>
                <w:sz w:val="24"/>
                <w:szCs w:val="24"/>
              </w:rPr>
              <w:t xml:space="preserve">2006.1-2012.12</w:t>
            </w:r>
          </w:p>
        </w:tc>
        <w:tc>
          <w:tcPr>
            <w:tcW w:w="818" w:type="dxa"/>
          </w:tcPr>
          <w:p w14:paraId="1A2B3D66" w14:textId="77777777" w:rsidR="00A1B2C3" w:rsidRDefault="00A1B2C3">
            <w:r w:rsidRPr="00C4D5E6">
              <w:rPr>
                <w:rFonts w:ascii="Times New Roman" w:hAnsi="Times New Roman" w:eastAsia="宋体"/>
                <w:sz w:val="24"/>
                <w:szCs w:val="24"/>
              </w:rPr>
              <w:t xml:space="preserve">&gt;65:63≤65:56</w:t>
            </w:r>
          </w:p>
        </w:tc>
        <w:tc>
          <w:tcPr>
            <w:tcW w:w="818" w:type="dxa"/>
          </w:tcPr>
          <w:p w14:paraId="1A2B3D67" w14:textId="77777777" w:rsidR="00A1B2C3" w:rsidRDefault="00A1B2C3">
            <w:r w:rsidRPr="00C4D5E6">
              <w:rPr>
                <w:rFonts w:ascii="Times New Roman" w:hAnsi="Times New Roman" w:eastAsia="宋体"/>
                <w:sz w:val="24"/>
                <w:szCs w:val="24"/>
              </w:rPr>
              <w:t xml:space="preserve">21(1.7-93.3)</w:t>
            </w:r>
          </w:p>
        </w:tc>
        <w:tc>
          <w:tcPr>
            <w:tcW w:w="818" w:type="dxa"/>
          </w:tcPr>
          <w:p w14:paraId="1A2B3D68" w14:textId="77777777" w:rsidR="00A1B2C3" w:rsidRDefault="00A1B2C3">
            <w:r w:rsidRPr="00C4D5E6">
              <w:rPr>
                <w:rFonts w:ascii="Times New Roman" w:hAnsi="Times New Roman" w:eastAsia="宋体"/>
                <w:sz w:val="24"/>
                <w:szCs w:val="24"/>
              </w:rPr>
              <w:t xml:space="preserve">c+ut:27mt:64lt:28</w:t>
            </w:r>
          </w:p>
        </w:tc>
        <w:tc>
          <w:tcPr>
            <w:tcW w:w="818" w:type="dxa"/>
          </w:tcPr>
          <w:p w14:paraId="1A2B3D69" w14:textId="77777777" w:rsidR="00A1B2C3" w:rsidRDefault="00A1B2C3">
            <w:r w:rsidRPr="00C4D5E6">
              <w:rPr>
                <w:rFonts w:ascii="Times New Roman" w:hAnsi="Times New Roman" w:eastAsia="宋体"/>
                <w:sz w:val="24"/>
                <w:szCs w:val="24"/>
              </w:rPr>
              <w:t xml:space="preserve">1:222:383:59</w:t>
            </w:r>
          </w:p>
        </w:tc>
      </w:tr>
      <w:tr>
        <w:tc>
          <w:tcPr>
            <w:tcW w:w="818" w:type="dxa"/>
          </w:tcPr>
          <w:p w14:paraId="1A2B3D6A" w14:textId="77777777" w:rsidR="00A1B2C3" w:rsidRDefault="00A1B2C3"/>
        </w:tc>
        <w:tc>
          <w:tcPr>
            <w:tcW w:w="818" w:type="dxa"/>
          </w:tcPr>
          <w:p w14:paraId="1A2B3D6B" w14:textId="77777777" w:rsidR="00A1B2C3" w:rsidRDefault="00A1B2C3"/>
        </w:tc>
        <w:tc>
          <w:tcPr>
            <w:tcW w:w="818" w:type="dxa"/>
          </w:tcPr>
          <w:p w14:paraId="1A2B3D6C" w14:textId="77777777" w:rsidR="00A1B2C3" w:rsidRDefault="00A1B2C3"/>
        </w:tc>
        <w:tc>
          <w:tcPr>
            <w:tcW w:w="818" w:type="dxa"/>
          </w:tcPr>
          <w:p w14:paraId="1A2B3D6D" w14:textId="77777777" w:rsidR="00A1B2C3" w:rsidRDefault="00A1B2C3">
            <w:r w:rsidRPr="00C4D5E6">
              <w:rPr>
                <w:rFonts w:ascii="Times New Roman" w:hAnsi="Times New Roman" w:eastAsia="宋体"/>
                <w:sz w:val="24"/>
                <w:szCs w:val="24"/>
              </w:rPr>
              <w:t xml:space="preserve">ENI</w:t>
            </w:r>
          </w:p>
        </w:tc>
        <w:tc>
          <w:tcPr>
            <w:tcW w:w="818" w:type="dxa"/>
          </w:tcPr>
          <w:p w14:paraId="1A2B3D6E" w14:textId="77777777" w:rsidR="00A1B2C3" w:rsidRDefault="00A1B2C3">
            <w:r w:rsidRPr="00C4D5E6">
              <w:rPr>
                <w:rFonts w:ascii="Times New Roman" w:hAnsi="Times New Roman" w:eastAsia="宋体"/>
                <w:sz w:val="24"/>
                <w:szCs w:val="24"/>
              </w:rPr>
              <w:t xml:space="preserve">126</w:t>
            </w:r>
          </w:p>
        </w:tc>
        <w:tc>
          <w:tcPr>
            <w:tcW w:w="818" w:type="dxa"/>
          </w:tcPr>
          <w:p w14:paraId="1A2B3D6F" w14:textId="77777777" w:rsidR="00A1B2C3" w:rsidRDefault="00A1B2C3">
            <w:r w:rsidRPr="00C4D5E6">
              <w:rPr>
                <w:rFonts w:ascii="Times New Roman" w:hAnsi="Times New Roman" w:eastAsia="宋体"/>
                <w:sz w:val="24"/>
                <w:szCs w:val="24"/>
              </w:rPr>
              <w:t xml:space="preserve">ESCC:121non-ESCC:5</w:t>
            </w:r>
          </w:p>
        </w:tc>
        <w:tc>
          <w:tcPr>
            <w:tcW w:w="818" w:type="dxa"/>
          </w:tcPr>
          <w:p w14:paraId="1A2B3D70" w14:textId="77777777" w:rsidR="00A1B2C3" w:rsidRDefault="00A1B2C3"/>
        </w:tc>
        <w:tc>
          <w:tcPr>
            <w:tcW w:w="818" w:type="dxa"/>
          </w:tcPr>
          <w:p w14:paraId="1A2B3D71" w14:textId="77777777" w:rsidR="00A1B2C3" w:rsidRDefault="00A1B2C3">
            <w:r w:rsidRPr="00C4D5E6">
              <w:rPr>
                <w:rFonts w:ascii="Times New Roman" w:hAnsi="Times New Roman" w:eastAsia="宋体"/>
                <w:sz w:val="24"/>
                <w:szCs w:val="24"/>
              </w:rPr>
              <w:t xml:space="preserve">&gt;65:58≤65:68</w:t>
            </w:r>
          </w:p>
        </w:tc>
        <w:tc>
          <w:tcPr>
            <w:tcW w:w="818" w:type="dxa"/>
          </w:tcPr>
          <w:p w14:paraId="1A2B3D72" w14:textId="77777777" w:rsidR="00A1B2C3" w:rsidRDefault="00A1B2C3"/>
        </w:tc>
        <w:tc>
          <w:tcPr>
            <w:tcW w:w="818" w:type="dxa"/>
          </w:tcPr>
          <w:p w14:paraId="1A2B3D73" w14:textId="77777777" w:rsidR="00A1B2C3" w:rsidRDefault="00A1B2C3">
            <w:r w:rsidRPr="00C4D5E6">
              <w:rPr>
                <w:rFonts w:ascii="Times New Roman" w:hAnsi="Times New Roman" w:eastAsia="宋体"/>
                <w:sz w:val="24"/>
                <w:szCs w:val="24"/>
              </w:rPr>
              <w:t xml:space="preserve">c+ut:44mt:63lt:19</w:t>
            </w:r>
          </w:p>
        </w:tc>
        <w:tc>
          <w:tcPr>
            <w:tcW w:w="818" w:type="dxa"/>
          </w:tcPr>
          <w:p w14:paraId="1A2B3D74" w14:textId="77777777" w:rsidR="00A1B2C3" w:rsidRDefault="00A1B2C3">
            <w:r w:rsidRPr="00C4D5E6">
              <w:rPr>
                <w:rFonts w:ascii="Times New Roman" w:hAnsi="Times New Roman" w:eastAsia="宋体"/>
                <w:sz w:val="24"/>
                <w:szCs w:val="24"/>
              </w:rPr>
              <w:t xml:space="preserve">1:312:303:65</w:t>
            </w:r>
          </w:p>
        </w:tc>
      </w:tr>
      <w:tr>
        <w:tc>
          <w:tcPr>
            <w:tcW w:w="818" w:type="dxa"/>
          </w:tcPr>
          <w:p w14:paraId="1A2B3D75" w14:textId="77777777" w:rsidR="00A1B2C3" w:rsidRDefault="00A1B2C3">
            <w:r w:rsidRPr="00C4D5E6">
              <w:rPr>
                <w:rFonts w:ascii="Times New Roman" w:hAnsi="Times New Roman" w:eastAsia="宋体"/>
                <w:sz w:val="24"/>
                <w:szCs w:val="24"/>
              </w:rPr>
              <w:t xml:space="preserve">Yamashita,2015</w:t>
            </w:r>
          </w:p>
        </w:tc>
        <w:tc>
          <w:tcPr>
            <w:tcW w:w="818" w:type="dxa"/>
          </w:tcPr>
          <w:p w14:paraId="1A2B3D76" w14:textId="77777777" w:rsidR="00A1B2C3" w:rsidRDefault="00A1B2C3">
            <w:r w:rsidRPr="00C4D5E6">
              <w:rPr>
                <w:rFonts w:ascii="Times New Roman" w:hAnsi="Times New Roman" w:eastAsia="宋体"/>
                <w:sz w:val="24"/>
                <w:szCs w:val="24"/>
              </w:rPr>
              <w:t xml:space="preserve">Non-RCT</w:t>
            </w:r>
          </w:p>
        </w:tc>
        <w:tc>
          <w:tcPr>
            <w:tcW w:w="818" w:type="dxa"/>
          </w:tcPr>
          <w:p w14:paraId="1A2B3D77" w14:textId="77777777" w:rsidR="00A1B2C3" w:rsidRDefault="00A1B2C3">
            <w:r w:rsidRPr="00C4D5E6">
              <w:rPr>
                <w:rFonts w:ascii="Times New Roman" w:hAnsi="Times New Roman" w:eastAsia="宋体"/>
                <w:sz w:val="24"/>
                <w:szCs w:val="24"/>
              </w:rPr>
              <w:t xml:space="preserve">Japan</w:t>
            </w:r>
          </w:p>
        </w:tc>
        <w:tc>
          <w:tcPr>
            <w:tcW w:w="818" w:type="dxa"/>
          </w:tcPr>
          <w:p w14:paraId="1A2B3D78" w14:textId="77777777" w:rsidR="00A1B2C3" w:rsidRDefault="00A1B2C3">
            <w:r w:rsidRPr="00C4D5E6">
              <w:rPr>
                <w:rFonts w:ascii="Times New Roman" w:hAnsi="Times New Roman" w:eastAsia="宋体"/>
                <w:sz w:val="24"/>
                <w:szCs w:val="24"/>
              </w:rPr>
              <w:t xml:space="preserve">IFI</w:t>
            </w:r>
          </w:p>
        </w:tc>
        <w:tc>
          <w:tcPr>
            <w:tcW w:w="818" w:type="dxa"/>
          </w:tcPr>
          <w:p w14:paraId="1A2B3D79" w14:textId="77777777" w:rsidR="00A1B2C3" w:rsidRDefault="00A1B2C3">
            <w:r w:rsidRPr="00C4D5E6">
              <w:rPr>
                <w:rFonts w:ascii="Times New Roman" w:hAnsi="Times New Roman" w:eastAsia="宋体"/>
                <w:sz w:val="24"/>
                <w:szCs w:val="24"/>
              </w:rPr>
              <w:t xml:space="preserve">119</w:t>
            </w:r>
          </w:p>
        </w:tc>
        <w:tc>
          <w:tcPr>
            <w:tcW w:w="818" w:type="dxa"/>
          </w:tcPr>
          <w:p w14:paraId="1A2B3D7A" w14:textId="77777777" w:rsidR="00A1B2C3" w:rsidRDefault="00A1B2C3">
            <w:r w:rsidRPr="00C4D5E6">
              <w:rPr>
                <w:rFonts w:ascii="Times New Roman" w:hAnsi="Times New Roman" w:eastAsia="宋体"/>
                <w:sz w:val="24"/>
                <w:szCs w:val="24"/>
              </w:rPr>
              <w:t xml:space="preserve">ESCC:109(92%)non-ESCC:10(8%)</w:t>
            </w:r>
          </w:p>
        </w:tc>
        <w:tc>
          <w:tcPr>
            <w:tcW w:w="818" w:type="dxa"/>
          </w:tcPr>
          <w:p w14:paraId="1A2B3D7B" w14:textId="77777777" w:rsidR="00A1B2C3" w:rsidRDefault="00A1B2C3">
            <w:r w:rsidRPr="00C4D5E6">
              <w:rPr>
                <w:rFonts w:ascii="Times New Roman" w:hAnsi="Times New Roman" w:eastAsia="宋体"/>
                <w:sz w:val="24"/>
                <w:szCs w:val="24"/>
              </w:rPr>
              <w:t xml:space="preserve">2000.6-2014.3</w:t>
            </w:r>
          </w:p>
        </w:tc>
        <w:tc>
          <w:tcPr>
            <w:tcW w:w="818" w:type="dxa"/>
          </w:tcPr>
          <w:p w14:paraId="1A2B3D7C" w14:textId="77777777" w:rsidR="00A1B2C3" w:rsidRDefault="00A1B2C3">
            <w:r w:rsidRPr="00C4D5E6">
              <w:rPr>
                <w:rFonts w:ascii="Times New Roman" w:hAnsi="Times New Roman" w:eastAsia="宋体"/>
                <w:sz w:val="24"/>
                <w:szCs w:val="24"/>
              </w:rPr>
              <w:t xml:space="preserve">68(44-86)</w:t>
            </w:r>
          </w:p>
        </w:tc>
        <w:tc>
          <w:tcPr>
            <w:tcW w:w="818" w:type="dxa"/>
          </w:tcPr>
          <w:p w14:paraId="1A2B3D7D" w14:textId="77777777" w:rsidR="00A1B2C3" w:rsidRDefault="00A1B2C3">
            <w:r w:rsidRPr="00C4D5E6">
              <w:rPr>
                <w:rFonts w:ascii="Times New Roman" w:hAnsi="Times New Roman" w:eastAsia="宋体"/>
                <w:sz w:val="24"/>
                <w:szCs w:val="24"/>
              </w:rPr>
              <w:t xml:space="preserve">18(1-169)</w:t>
            </w:r>
          </w:p>
        </w:tc>
        <w:tc>
          <w:tcPr>
            <w:tcW w:w="818" w:type="dxa"/>
          </w:tcPr>
          <w:p w14:paraId="1A2B3D7E" w14:textId="77777777" w:rsidR="00A1B2C3" w:rsidRDefault="00A1B2C3">
            <w:r w:rsidRPr="00C4D5E6">
              <w:rPr>
                <w:rFonts w:ascii="Times New Roman" w:hAnsi="Times New Roman" w:eastAsia="宋体"/>
                <w:sz w:val="24"/>
                <w:szCs w:val="24"/>
              </w:rPr>
              <w:t xml:space="preserve">c:6ut:20mt:61lt:32</w:t>
            </w:r>
          </w:p>
        </w:tc>
        <w:tc>
          <w:tcPr>
            <w:tcW w:w="818" w:type="dxa"/>
          </w:tcPr>
          <w:p w14:paraId="1A2B3D7F" w14:textId="77777777" w:rsidR="00A1B2C3" w:rsidRDefault="00A1B2C3">
            <w:r w:rsidRPr="00C4D5E6">
              <w:rPr>
                <w:rFonts w:ascii="Times New Roman" w:hAnsi="Times New Roman" w:eastAsia="宋体"/>
                <w:sz w:val="24"/>
                <w:szCs w:val="24"/>
              </w:rPr>
              <w:t xml:space="preserve">1:212:193:454:34</w:t>
            </w:r>
          </w:p>
        </w:tc>
      </w:tr>
      <w:tr>
        <w:tc>
          <w:tcPr>
            <w:tcW w:w="818" w:type="dxa"/>
          </w:tcPr>
          <w:p w14:paraId="1A2B3D80" w14:textId="77777777" w:rsidR="00A1B2C3" w:rsidRDefault="00A1B2C3"/>
        </w:tc>
        <w:tc>
          <w:tcPr>
            <w:tcW w:w="818" w:type="dxa"/>
          </w:tcPr>
          <w:p w14:paraId="1A2B3D81" w14:textId="77777777" w:rsidR="00A1B2C3" w:rsidRDefault="00A1B2C3"/>
        </w:tc>
        <w:tc>
          <w:tcPr>
            <w:tcW w:w="818" w:type="dxa"/>
          </w:tcPr>
          <w:p w14:paraId="1A2B3D82" w14:textId="77777777" w:rsidR="00A1B2C3" w:rsidRDefault="00A1B2C3"/>
        </w:tc>
        <w:tc>
          <w:tcPr>
            <w:tcW w:w="818" w:type="dxa"/>
          </w:tcPr>
          <w:p w14:paraId="1A2B3D83" w14:textId="77777777" w:rsidR="00A1B2C3" w:rsidRDefault="00A1B2C3">
            <w:r w:rsidRPr="00C4D5E6">
              <w:rPr>
                <w:rFonts w:ascii="Times New Roman" w:hAnsi="Times New Roman" w:eastAsia="宋体"/>
                <w:sz w:val="24"/>
                <w:szCs w:val="24"/>
              </w:rPr>
              <w:t xml:space="preserve">ENI</w:t>
            </w:r>
          </w:p>
        </w:tc>
        <w:tc>
          <w:tcPr>
            <w:tcW w:w="818" w:type="dxa"/>
          </w:tcPr>
          <w:p w14:paraId="1A2B3D84" w14:textId="77777777" w:rsidR="00A1B2C3" w:rsidRDefault="00A1B2C3">
            <w:r w:rsidRPr="00C4D5E6">
              <w:rPr>
                <w:rFonts w:ascii="Times New Roman" w:hAnsi="Times New Roman" w:eastAsia="宋体"/>
                <w:sz w:val="24"/>
                <w:szCs w:val="24"/>
              </w:rPr>
              <w:t xml:space="preserve">120</w:t>
            </w:r>
          </w:p>
        </w:tc>
        <w:tc>
          <w:tcPr>
            <w:tcW w:w="818" w:type="dxa"/>
          </w:tcPr>
          <w:p w14:paraId="1A2B3D85" w14:textId="77777777" w:rsidR="00A1B2C3" w:rsidRDefault="00A1B2C3">
            <w:r w:rsidRPr="00C4D5E6">
              <w:rPr>
                <w:rFonts w:ascii="Times New Roman" w:hAnsi="Times New Roman" w:eastAsia="宋体"/>
                <w:sz w:val="24"/>
                <w:szCs w:val="24"/>
              </w:rPr>
              <w:t xml:space="preserve">ESCC:113(95%)non-ESCC:7(6%)</w:t>
            </w:r>
          </w:p>
        </w:tc>
        <w:tc>
          <w:tcPr>
            <w:tcW w:w="818" w:type="dxa"/>
          </w:tcPr>
          <w:p w14:paraId="1A2B3D86" w14:textId="77777777" w:rsidR="00A1B2C3" w:rsidRDefault="00A1B2C3"/>
        </w:tc>
        <w:tc>
          <w:tcPr>
            <w:tcW w:w="818" w:type="dxa"/>
          </w:tcPr>
          <w:p w14:paraId="1A2B3D87" w14:textId="77777777" w:rsidR="00A1B2C3" w:rsidRDefault="00A1B2C3">
            <w:r w:rsidRPr="00C4D5E6">
              <w:rPr>
                <w:rFonts w:ascii="Times New Roman" w:hAnsi="Times New Roman" w:eastAsia="宋体"/>
                <w:sz w:val="24"/>
                <w:szCs w:val="24"/>
              </w:rPr>
              <w:t xml:space="preserve">67(46-83)</w:t>
            </w:r>
          </w:p>
        </w:tc>
        <w:tc>
          <w:tcPr>
            <w:tcW w:w="818" w:type="dxa"/>
          </w:tcPr>
          <w:p w14:paraId="1A2B3D88" w14:textId="77777777" w:rsidR="00A1B2C3" w:rsidRDefault="00A1B2C3"/>
        </w:tc>
        <w:tc>
          <w:tcPr>
            <w:tcW w:w="818" w:type="dxa"/>
          </w:tcPr>
          <w:p w14:paraId="1A2B3D89" w14:textId="77777777" w:rsidR="00A1B2C3" w:rsidRDefault="00A1B2C3">
            <w:r w:rsidRPr="00C4D5E6">
              <w:rPr>
                <w:rFonts w:ascii="Times New Roman" w:hAnsi="Times New Roman" w:eastAsia="宋体"/>
                <w:sz w:val="24"/>
                <w:szCs w:val="24"/>
              </w:rPr>
              <w:t xml:space="preserve">c:4ut:19mt:56lt:41</w:t>
            </w:r>
          </w:p>
        </w:tc>
        <w:tc>
          <w:tcPr>
            <w:tcW w:w="818" w:type="dxa"/>
          </w:tcPr>
          <w:p w14:paraId="1A2B3D8A" w14:textId="77777777" w:rsidR="00A1B2C3" w:rsidRDefault="00A1B2C3">
            <w:r w:rsidRPr="00C4D5E6">
              <w:rPr>
                <w:rFonts w:ascii="Times New Roman" w:hAnsi="Times New Roman" w:eastAsia="宋体"/>
                <w:sz w:val="24"/>
                <w:szCs w:val="24"/>
              </w:rPr>
              <w:t xml:space="preserve">1:212:283:324:39</w:t>
            </w:r>
          </w:p>
        </w:tc>
      </w:tr>
      <w:tr>
        <w:tc>
          <w:tcPr>
            <w:tcW w:w="818" w:type="dxa"/>
          </w:tcPr>
          <w:p w14:paraId="1A2B3D8B" w14:textId="77777777" w:rsidR="00A1B2C3" w:rsidRDefault="00A1B2C3">
            <w:r w:rsidRPr="00C4D5E6">
              <w:rPr>
                <w:rFonts w:ascii="Times New Roman" w:hAnsi="Times New Roman" w:eastAsia="宋体"/>
                <w:sz w:val="24"/>
                <w:szCs w:val="24"/>
              </w:rPr>
              <w:t xml:space="preserve">W Jing,2015</w:t>
            </w:r>
          </w:p>
        </w:tc>
        <w:tc>
          <w:tcPr>
            <w:tcW w:w="818" w:type="dxa"/>
          </w:tcPr>
          <w:p w14:paraId="1A2B3D8C" w14:textId="77777777" w:rsidR="00A1B2C3" w:rsidRDefault="00A1B2C3">
            <w:r w:rsidRPr="00C4D5E6">
              <w:rPr>
                <w:rFonts w:ascii="Times New Roman" w:hAnsi="Times New Roman" w:eastAsia="宋体"/>
                <w:sz w:val="24"/>
                <w:szCs w:val="24"/>
              </w:rPr>
              <w:t xml:space="preserve">Non-RCT</w:t>
            </w:r>
          </w:p>
        </w:tc>
        <w:tc>
          <w:tcPr>
            <w:tcW w:w="818" w:type="dxa"/>
          </w:tcPr>
          <w:p w14:paraId="1A2B3D8D" w14:textId="77777777" w:rsidR="00A1B2C3" w:rsidRDefault="00A1B2C3">
            <w:r w:rsidRPr="00C4D5E6">
              <w:rPr>
                <w:rFonts w:ascii="Times New Roman" w:hAnsi="Times New Roman" w:eastAsia="宋体"/>
                <w:sz w:val="24"/>
                <w:szCs w:val="24"/>
              </w:rPr>
              <w:t xml:space="preserve">China</w:t>
            </w:r>
          </w:p>
        </w:tc>
        <w:tc>
          <w:tcPr>
            <w:tcW w:w="818" w:type="dxa"/>
          </w:tcPr>
          <w:p w14:paraId="1A2B3D8E" w14:textId="77777777" w:rsidR="00A1B2C3" w:rsidRDefault="00A1B2C3">
            <w:r w:rsidRPr="00C4D5E6">
              <w:rPr>
                <w:rFonts w:ascii="Times New Roman" w:hAnsi="Times New Roman" w:eastAsia="宋体"/>
                <w:sz w:val="24"/>
                <w:szCs w:val="24"/>
              </w:rPr>
              <w:t xml:space="preserve">IFI</w:t>
            </w:r>
          </w:p>
        </w:tc>
        <w:tc>
          <w:tcPr>
            <w:tcW w:w="818" w:type="dxa"/>
          </w:tcPr>
          <w:p w14:paraId="1A2B3D8F" w14:textId="77777777" w:rsidR="00A1B2C3" w:rsidRDefault="00A1B2C3">
            <w:r w:rsidRPr="00C4D5E6">
              <w:rPr>
                <w:rFonts w:ascii="Times New Roman" w:hAnsi="Times New Roman" w:eastAsia="宋体"/>
                <w:sz w:val="24"/>
                <w:szCs w:val="24"/>
              </w:rPr>
              <w:t xml:space="preserve">83</w:t>
            </w:r>
          </w:p>
        </w:tc>
        <w:tc>
          <w:tcPr>
            <w:tcW w:w="818" w:type="dxa"/>
          </w:tcPr>
          <w:p w14:paraId="1A2B3D90" w14:textId="77777777" w:rsidR="00A1B2C3" w:rsidRDefault="00A1B2C3">
            <w:r w:rsidRPr="00C4D5E6">
              <w:rPr>
                <w:rFonts w:ascii="Times New Roman" w:hAnsi="Times New Roman" w:eastAsia="宋体"/>
                <w:sz w:val="24"/>
                <w:szCs w:val="24"/>
              </w:rPr>
              <w:t xml:space="preserve">ESCC</w:t>
            </w:r>
          </w:p>
        </w:tc>
        <w:tc>
          <w:tcPr>
            <w:tcW w:w="818" w:type="dxa"/>
          </w:tcPr>
          <w:p w14:paraId="1A2B3D91" w14:textId="77777777" w:rsidR="00A1B2C3" w:rsidRDefault="00A1B2C3">
            <w:r w:rsidRPr="00C4D5E6">
              <w:rPr>
                <w:rFonts w:ascii="Times New Roman" w:hAnsi="Times New Roman" w:eastAsia="宋体"/>
                <w:sz w:val="24"/>
                <w:szCs w:val="24"/>
              </w:rPr>
              <w:t xml:space="preserve">2009.1-2013.3</w:t>
            </w:r>
          </w:p>
        </w:tc>
        <w:tc>
          <w:tcPr>
            <w:tcW w:w="818" w:type="dxa"/>
          </w:tcPr>
          <w:p w14:paraId="1A2B3D92" w14:textId="77777777" w:rsidR="00A1B2C3" w:rsidRDefault="00A1B2C3">
            <w:r w:rsidRPr="00C4D5E6">
              <w:rPr>
                <w:rFonts w:ascii="Times New Roman" w:hAnsi="Times New Roman" w:eastAsia="宋体"/>
                <w:sz w:val="24"/>
                <w:szCs w:val="24"/>
              </w:rPr>
              <w:t xml:space="preserve">75(70-88)</w:t>
            </w:r>
          </w:p>
        </w:tc>
        <w:tc>
          <w:tcPr>
            <w:tcW w:w="818" w:type="dxa"/>
          </w:tcPr>
          <w:p w14:paraId="1A2B3D93" w14:textId="77777777" w:rsidR="00A1B2C3" w:rsidRDefault="00A1B2C3">
            <w:r w:rsidRPr="00C4D5E6">
              <w:rPr>
                <w:rFonts w:ascii="Times New Roman" w:hAnsi="Times New Roman" w:eastAsia="宋体"/>
                <w:sz w:val="24"/>
                <w:szCs w:val="24"/>
              </w:rPr>
              <w:t xml:space="preserve">16.4(3-66)</w:t>
            </w:r>
          </w:p>
        </w:tc>
        <w:tc>
          <w:tcPr>
            <w:tcW w:w="818" w:type="dxa"/>
          </w:tcPr>
          <w:p w14:paraId="1A2B3D94" w14:textId="77777777" w:rsidR="00A1B2C3" w:rsidRDefault="00A1B2C3">
            <w:r w:rsidRPr="00C4D5E6">
              <w:rPr>
                <w:rFonts w:ascii="Times New Roman" w:hAnsi="Times New Roman" w:eastAsia="宋体"/>
                <w:sz w:val="24"/>
                <w:szCs w:val="24"/>
              </w:rPr>
              <w:t xml:space="preserve">c:5t:78</w:t>
            </w:r>
          </w:p>
        </w:tc>
        <w:tc>
          <w:tcPr>
            <w:tcW w:w="818" w:type="dxa"/>
          </w:tcPr>
          <w:p w14:paraId="1A2B3D95" w14:textId="77777777" w:rsidR="00A1B2C3" w:rsidRDefault="00A1B2C3">
            <w:r w:rsidRPr="00C4D5E6">
              <w:rPr>
                <w:rFonts w:ascii="Times New Roman" w:hAnsi="Times New Roman" w:eastAsia="宋体"/>
                <w:sz w:val="24"/>
                <w:szCs w:val="24"/>
              </w:rPr>
              <w:t xml:space="preserve">–</w:t>
            </w:r>
          </w:p>
        </w:tc>
      </w:tr>
      <w:tr>
        <w:tc>
          <w:tcPr>
            <w:tcW w:w="818" w:type="dxa"/>
          </w:tcPr>
          <w:p w14:paraId="1A2B3D96" w14:textId="77777777" w:rsidR="00A1B2C3" w:rsidRDefault="00A1B2C3"/>
        </w:tc>
        <w:tc>
          <w:tcPr>
            <w:tcW w:w="818" w:type="dxa"/>
          </w:tcPr>
          <w:p w14:paraId="1A2B3D97" w14:textId="77777777" w:rsidR="00A1B2C3" w:rsidRDefault="00A1B2C3"/>
        </w:tc>
        <w:tc>
          <w:tcPr>
            <w:tcW w:w="818" w:type="dxa"/>
          </w:tcPr>
          <w:p w14:paraId="1A2B3D98" w14:textId="77777777" w:rsidR="00A1B2C3" w:rsidRDefault="00A1B2C3"/>
        </w:tc>
        <w:tc>
          <w:tcPr>
            <w:tcW w:w="818" w:type="dxa"/>
          </w:tcPr>
          <w:p w14:paraId="1A2B3D99" w14:textId="77777777" w:rsidR="00A1B2C3" w:rsidRDefault="00A1B2C3">
            <w:r w:rsidRPr="00C4D5E6">
              <w:rPr>
                <w:rFonts w:ascii="Times New Roman" w:hAnsi="Times New Roman" w:eastAsia="宋体"/>
                <w:sz w:val="24"/>
                <w:szCs w:val="24"/>
              </w:rPr>
              <w:t xml:space="preserve">ENI</w:t>
            </w:r>
          </w:p>
        </w:tc>
        <w:tc>
          <w:tcPr>
            <w:tcW w:w="818" w:type="dxa"/>
          </w:tcPr>
          <w:p w14:paraId="1A2B3D9A" w14:textId="77777777" w:rsidR="00A1B2C3" w:rsidRDefault="00A1B2C3">
            <w:r w:rsidRPr="00C4D5E6">
              <w:rPr>
                <w:rFonts w:ascii="Times New Roman" w:hAnsi="Times New Roman" w:eastAsia="宋体"/>
                <w:sz w:val="24"/>
                <w:szCs w:val="24"/>
              </w:rPr>
              <w:t xml:space="preserve">54</w:t>
            </w:r>
          </w:p>
        </w:tc>
        <w:tc>
          <w:tcPr>
            <w:tcW w:w="818" w:type="dxa"/>
          </w:tcPr>
          <w:p w14:paraId="1A2B3D9B" w14:textId="77777777" w:rsidR="00A1B2C3" w:rsidRDefault="00A1B2C3"/>
        </w:tc>
        <w:tc>
          <w:tcPr>
            <w:tcW w:w="818" w:type="dxa"/>
          </w:tcPr>
          <w:p w14:paraId="1A2B3D9C" w14:textId="77777777" w:rsidR="00A1B2C3" w:rsidRDefault="00A1B2C3"/>
        </w:tc>
        <w:tc>
          <w:tcPr>
            <w:tcW w:w="818" w:type="dxa"/>
          </w:tcPr>
          <w:p w14:paraId="1A2B3D9D" w14:textId="77777777" w:rsidR="00A1B2C3" w:rsidRDefault="00A1B2C3"/>
        </w:tc>
        <w:tc>
          <w:tcPr>
            <w:tcW w:w="818" w:type="dxa"/>
          </w:tcPr>
          <w:p w14:paraId="1A2B3D9E" w14:textId="77777777" w:rsidR="00A1B2C3" w:rsidRDefault="00A1B2C3"/>
        </w:tc>
        <w:tc>
          <w:tcPr>
            <w:tcW w:w="818" w:type="dxa"/>
          </w:tcPr>
          <w:p w14:paraId="1A2B3D9F" w14:textId="77777777" w:rsidR="00A1B2C3" w:rsidRDefault="00A1B2C3">
            <w:r w:rsidRPr="00C4D5E6">
              <w:rPr>
                <w:rFonts w:ascii="Times New Roman" w:hAnsi="Times New Roman" w:eastAsia="宋体"/>
                <w:sz w:val="24"/>
                <w:szCs w:val="24"/>
              </w:rPr>
              <w:t xml:space="preserve">c:6t:48</w:t>
            </w:r>
          </w:p>
        </w:tc>
        <w:tc>
          <w:tcPr>
            <w:tcW w:w="818" w:type="dxa"/>
          </w:tcPr>
          <w:p w14:paraId="1A2B3DA0" w14:textId="77777777" w:rsidR="00A1B2C3" w:rsidRDefault="00A1B2C3">
            <w:r w:rsidRPr="00C4D5E6">
              <w:rPr>
                <w:rFonts w:ascii="Times New Roman" w:hAnsi="Times New Roman" w:eastAsia="宋体"/>
                <w:sz w:val="24"/>
                <w:szCs w:val="24"/>
              </w:rPr>
              <w:t xml:space="preserve">–</w:t>
            </w:r>
          </w:p>
        </w:tc>
      </w:tr>
      <w:tr>
        <w:tc>
          <w:tcPr>
            <w:tcW w:w="818" w:type="dxa"/>
          </w:tcPr>
          <w:p w14:paraId="1A2B3DA1" w14:textId="77777777" w:rsidR="00A1B2C3" w:rsidRDefault="00A1B2C3">
            <w:r w:rsidRPr="00C4D5E6">
              <w:rPr>
                <w:rFonts w:ascii="Times New Roman" w:hAnsi="Times New Roman" w:eastAsia="宋体"/>
                <w:sz w:val="24"/>
                <w:szCs w:val="24"/>
              </w:rPr>
              <w:t xml:space="preserve">Cao,2015</w:t>
            </w:r>
          </w:p>
        </w:tc>
        <w:tc>
          <w:tcPr>
            <w:tcW w:w="818" w:type="dxa"/>
          </w:tcPr>
          <w:p w14:paraId="1A2B3DA2" w14:textId="77777777" w:rsidR="00A1B2C3" w:rsidRDefault="00A1B2C3">
            <w:r w:rsidRPr="00C4D5E6">
              <w:rPr>
                <w:rFonts w:ascii="Times New Roman" w:hAnsi="Times New Roman" w:eastAsia="宋体"/>
                <w:sz w:val="24"/>
                <w:szCs w:val="24"/>
              </w:rPr>
              <w:t xml:space="preserve">Non-RCT</w:t>
            </w:r>
          </w:p>
        </w:tc>
        <w:tc>
          <w:tcPr>
            <w:tcW w:w="818" w:type="dxa"/>
          </w:tcPr>
          <w:p w14:paraId="1A2B3DA3" w14:textId="77777777" w:rsidR="00A1B2C3" w:rsidRDefault="00A1B2C3">
            <w:r w:rsidRPr="00C4D5E6">
              <w:rPr>
                <w:rFonts w:ascii="Times New Roman" w:hAnsi="Times New Roman" w:eastAsia="宋体"/>
                <w:sz w:val="24"/>
                <w:szCs w:val="24"/>
              </w:rPr>
              <w:t xml:space="preserve">China</w:t>
            </w:r>
          </w:p>
        </w:tc>
        <w:tc>
          <w:tcPr>
            <w:tcW w:w="818" w:type="dxa"/>
          </w:tcPr>
          <w:p w14:paraId="1A2B3DA4" w14:textId="77777777" w:rsidR="00A1B2C3" w:rsidRDefault="00A1B2C3">
            <w:r w:rsidRPr="00C4D5E6">
              <w:rPr>
                <w:rFonts w:ascii="Times New Roman" w:hAnsi="Times New Roman" w:eastAsia="宋体"/>
                <w:sz w:val="24"/>
                <w:szCs w:val="24"/>
              </w:rPr>
              <w:t xml:space="preserve">IFI</w:t>
            </w:r>
          </w:p>
        </w:tc>
        <w:tc>
          <w:tcPr>
            <w:tcW w:w="818" w:type="dxa"/>
          </w:tcPr>
          <w:p w14:paraId="1A2B3DA5" w14:textId="77777777" w:rsidR="00A1B2C3" w:rsidRDefault="00A1B2C3">
            <w:r w:rsidRPr="00C4D5E6">
              <w:rPr>
                <w:rFonts w:ascii="Times New Roman" w:hAnsi="Times New Roman" w:eastAsia="宋体"/>
                <w:sz w:val="24"/>
                <w:szCs w:val="24"/>
              </w:rPr>
              <w:t xml:space="preserve">110</w:t>
            </w:r>
          </w:p>
        </w:tc>
        <w:tc>
          <w:tcPr>
            <w:tcW w:w="818" w:type="dxa"/>
          </w:tcPr>
          <w:p w14:paraId="1A2B3DA6" w14:textId="77777777" w:rsidR="00A1B2C3" w:rsidRDefault="00A1B2C3">
            <w:r w:rsidRPr="00C4D5E6">
              <w:rPr>
                <w:rFonts w:ascii="Times New Roman" w:hAnsi="Times New Roman" w:eastAsia="宋体"/>
                <w:sz w:val="24"/>
                <w:szCs w:val="24"/>
              </w:rPr>
              <w:t xml:space="preserve">ESCC</w:t>
            </w:r>
          </w:p>
        </w:tc>
        <w:tc>
          <w:tcPr>
            <w:tcW w:w="818" w:type="dxa"/>
          </w:tcPr>
          <w:p w14:paraId="1A2B3DA7" w14:textId="77777777" w:rsidR="00A1B2C3" w:rsidRDefault="00A1B2C3">
            <w:r w:rsidRPr="00C4D5E6">
              <w:rPr>
                <w:rFonts w:ascii="Times New Roman" w:hAnsi="Times New Roman" w:eastAsia="宋体"/>
                <w:sz w:val="24"/>
                <w:szCs w:val="24"/>
              </w:rPr>
              <w:t xml:space="preserve">2003.1.1-2009.12.31</w:t>
            </w:r>
          </w:p>
        </w:tc>
        <w:tc>
          <w:tcPr>
            <w:tcW w:w="818" w:type="dxa"/>
          </w:tcPr>
          <w:p w14:paraId="1A2B3DA8" w14:textId="77777777" w:rsidR="00A1B2C3" w:rsidRDefault="00A1B2C3">
            <w:r w:rsidRPr="00C4D5E6">
              <w:rPr>
                <w:rFonts w:ascii="Times New Roman" w:hAnsi="Times New Roman" w:eastAsia="宋体"/>
                <w:sz w:val="24"/>
                <w:szCs w:val="24"/>
              </w:rPr>
              <w:t xml:space="preserve">&gt;62:99≤62:59</w:t>
            </w:r>
          </w:p>
        </w:tc>
        <w:tc>
          <w:tcPr>
            <w:tcW w:w="818" w:type="dxa"/>
          </w:tcPr>
          <w:p w14:paraId="1A2B3DA9" w14:textId="77777777" w:rsidR="00A1B2C3" w:rsidRDefault="00A1B2C3">
            <w:r w:rsidRPr="00C4D5E6">
              <w:rPr>
                <w:rFonts w:ascii="Times New Roman" w:hAnsi="Times New Roman" w:eastAsia="宋体"/>
                <w:sz w:val="24"/>
                <w:szCs w:val="24"/>
              </w:rPr>
              <w:t xml:space="preserve">39(3-123)</w:t>
            </w:r>
          </w:p>
        </w:tc>
        <w:tc>
          <w:tcPr>
            <w:tcW w:w="818" w:type="dxa"/>
          </w:tcPr>
          <w:p w14:paraId="1A2B3DAA" w14:textId="77777777" w:rsidR="00A1B2C3" w:rsidRDefault="00A1B2C3">
            <w:r w:rsidRPr="00C4D5E6">
              <w:rPr>
                <w:rFonts w:ascii="Times New Roman" w:hAnsi="Times New Roman" w:eastAsia="宋体"/>
                <w:sz w:val="24"/>
                <w:szCs w:val="24"/>
              </w:rPr>
              <w:t xml:space="preserve">c:12ut:49mt:67lt:30</w:t>
            </w:r>
          </w:p>
        </w:tc>
        <w:tc>
          <w:tcPr>
            <w:tcW w:w="818" w:type="dxa"/>
          </w:tcPr>
          <w:p w14:paraId="1A2B3DAB" w14:textId="77777777" w:rsidR="00A1B2C3" w:rsidRDefault="00A1B2C3">
            <w:r w:rsidRPr="00C4D5E6">
              <w:rPr>
                <w:rFonts w:ascii="Times New Roman" w:hAnsi="Times New Roman" w:eastAsia="宋体"/>
                <w:sz w:val="24"/>
                <w:szCs w:val="24"/>
              </w:rPr>
              <w:t xml:space="preserve">–</w:t>
            </w:r>
          </w:p>
        </w:tc>
      </w:tr>
      <w:tr>
        <w:tc>
          <w:tcPr>
            <w:tcW w:w="818" w:type="dxa"/>
          </w:tcPr>
          <w:p w14:paraId="1A2B3DAC" w14:textId="77777777" w:rsidR="00A1B2C3" w:rsidRDefault="00A1B2C3"/>
        </w:tc>
        <w:tc>
          <w:tcPr>
            <w:tcW w:w="818" w:type="dxa"/>
          </w:tcPr>
          <w:p w14:paraId="1A2B3DAD" w14:textId="77777777" w:rsidR="00A1B2C3" w:rsidRDefault="00A1B2C3"/>
        </w:tc>
        <w:tc>
          <w:tcPr>
            <w:tcW w:w="818" w:type="dxa"/>
          </w:tcPr>
          <w:p w14:paraId="1A2B3DAE" w14:textId="77777777" w:rsidR="00A1B2C3" w:rsidRDefault="00A1B2C3"/>
        </w:tc>
        <w:tc>
          <w:tcPr>
            <w:tcW w:w="818" w:type="dxa"/>
          </w:tcPr>
          <w:p w14:paraId="1A2B3DAF" w14:textId="77777777" w:rsidR="00A1B2C3" w:rsidRDefault="00A1B2C3">
            <w:r w:rsidRPr="00C4D5E6">
              <w:rPr>
                <w:rFonts w:ascii="Times New Roman" w:hAnsi="Times New Roman" w:eastAsia="宋体"/>
                <w:sz w:val="24"/>
                <w:szCs w:val="24"/>
              </w:rPr>
              <w:t xml:space="preserve">ENI</w:t>
            </w:r>
          </w:p>
        </w:tc>
        <w:tc>
          <w:tcPr>
            <w:tcW w:w="818" w:type="dxa"/>
          </w:tcPr>
          <w:p w14:paraId="1A2B3DB0" w14:textId="77777777" w:rsidR="00A1B2C3" w:rsidRDefault="00A1B2C3">
            <w:r w:rsidRPr="00C4D5E6">
              <w:rPr>
                <w:rFonts w:ascii="Times New Roman" w:hAnsi="Times New Roman" w:eastAsia="宋体"/>
                <w:sz w:val="24"/>
                <w:szCs w:val="24"/>
              </w:rPr>
              <w:t xml:space="preserve">48</w:t>
            </w:r>
          </w:p>
        </w:tc>
        <w:tc>
          <w:tcPr>
            <w:tcW w:w="818" w:type="dxa"/>
          </w:tcPr>
          <w:p w14:paraId="1A2B3DB1" w14:textId="77777777" w:rsidR="00A1B2C3" w:rsidRDefault="00A1B2C3"/>
        </w:tc>
        <w:tc>
          <w:tcPr>
            <w:tcW w:w="818" w:type="dxa"/>
          </w:tcPr>
          <w:p w14:paraId="1A2B3DB2" w14:textId="77777777" w:rsidR="00A1B2C3" w:rsidRDefault="00A1B2C3"/>
        </w:tc>
        <w:tc>
          <w:tcPr>
            <w:tcW w:w="818" w:type="dxa"/>
          </w:tcPr>
          <w:p w14:paraId="1A2B3DB3" w14:textId="77777777" w:rsidR="00A1B2C3" w:rsidRDefault="00A1B2C3"/>
        </w:tc>
        <w:tc>
          <w:tcPr>
            <w:tcW w:w="818" w:type="dxa"/>
          </w:tcPr>
          <w:p w14:paraId="1A2B3DB4" w14:textId="77777777" w:rsidR="00A1B2C3" w:rsidRDefault="00A1B2C3"/>
        </w:tc>
        <w:tc>
          <w:tcPr>
            <w:tcW w:w="818" w:type="dxa"/>
          </w:tcPr>
          <w:p w14:paraId="1A2B3DB5" w14:textId="77777777" w:rsidR="00A1B2C3" w:rsidRDefault="00A1B2C3"/>
        </w:tc>
        <w:tc>
          <w:tcPr>
            <w:tcW w:w="818" w:type="dxa"/>
          </w:tcPr>
          <w:p w14:paraId="1A2B3DB6" w14:textId="77777777" w:rsidR="00A1B2C3" w:rsidRDefault="00A1B2C3">
            <w:r w:rsidRPr="00C4D5E6">
              <w:rPr>
                <w:rFonts w:ascii="Times New Roman" w:hAnsi="Times New Roman" w:eastAsia="宋体"/>
                <w:sz w:val="24"/>
                <w:szCs w:val="24"/>
              </w:rPr>
              <w:t xml:space="preserve">–</w:t>
            </w:r>
          </w:p>
        </w:tc>
      </w:tr>
      <w:tr>
        <w:tc>
          <w:tcPr>
            <w:tcW w:w="818" w:type="dxa"/>
          </w:tcPr>
          <w:p w14:paraId="1A2B3DB7" w14:textId="77777777" w:rsidR="00A1B2C3" w:rsidRDefault="00A1B2C3">
            <w:r w:rsidRPr="00C4D5E6">
              <w:rPr>
                <w:rFonts w:ascii="Times New Roman" w:hAnsi="Times New Roman" w:eastAsia="宋体"/>
                <w:sz w:val="24"/>
                <w:szCs w:val="24"/>
              </w:rPr>
              <w:t xml:space="preserve">Liu,2014</w:t>
            </w:r>
          </w:p>
        </w:tc>
        <w:tc>
          <w:tcPr>
            <w:tcW w:w="818" w:type="dxa"/>
          </w:tcPr>
          <w:p w14:paraId="1A2B3DB8" w14:textId="77777777" w:rsidR="00A1B2C3" w:rsidRDefault="00A1B2C3">
            <w:r w:rsidRPr="00C4D5E6">
              <w:rPr>
                <w:rFonts w:ascii="Times New Roman" w:hAnsi="Times New Roman" w:eastAsia="宋体"/>
                <w:sz w:val="24"/>
                <w:szCs w:val="24"/>
              </w:rPr>
              <w:t xml:space="preserve">Non-RCT</w:t>
            </w:r>
          </w:p>
        </w:tc>
        <w:tc>
          <w:tcPr>
            <w:tcW w:w="818" w:type="dxa"/>
          </w:tcPr>
          <w:p w14:paraId="1A2B3DB9" w14:textId="77777777" w:rsidR="00A1B2C3" w:rsidRDefault="00A1B2C3">
            <w:r w:rsidRPr="00C4D5E6">
              <w:rPr>
                <w:rFonts w:ascii="Times New Roman" w:hAnsi="Times New Roman" w:eastAsia="宋体"/>
                <w:sz w:val="24"/>
                <w:szCs w:val="24"/>
              </w:rPr>
              <w:t xml:space="preserve">China</w:t>
            </w:r>
          </w:p>
        </w:tc>
        <w:tc>
          <w:tcPr>
            <w:tcW w:w="818" w:type="dxa"/>
          </w:tcPr>
          <w:p w14:paraId="1A2B3DBA" w14:textId="77777777" w:rsidR="00A1B2C3" w:rsidRDefault="00A1B2C3">
            <w:r w:rsidRPr="00C4D5E6">
              <w:rPr>
                <w:rFonts w:ascii="Times New Roman" w:hAnsi="Times New Roman" w:eastAsia="宋体"/>
                <w:sz w:val="24"/>
                <w:szCs w:val="24"/>
              </w:rPr>
              <w:t xml:space="preserve">IFI</w:t>
            </w:r>
          </w:p>
        </w:tc>
        <w:tc>
          <w:tcPr>
            <w:tcW w:w="818" w:type="dxa"/>
          </w:tcPr>
          <w:p w14:paraId="1A2B3DBB" w14:textId="77777777" w:rsidR="00A1B2C3" w:rsidRDefault="00A1B2C3">
            <w:r w:rsidRPr="00C4D5E6">
              <w:rPr>
                <w:rFonts w:ascii="Times New Roman" w:hAnsi="Times New Roman" w:eastAsia="宋体"/>
                <w:sz w:val="24"/>
                <w:szCs w:val="24"/>
              </w:rPr>
              <w:t xml:space="preserve">99</w:t>
            </w:r>
          </w:p>
        </w:tc>
        <w:tc>
          <w:tcPr>
            <w:tcW w:w="818" w:type="dxa"/>
          </w:tcPr>
          <w:p w14:paraId="1A2B3DBC" w14:textId="77777777" w:rsidR="00A1B2C3" w:rsidRDefault="00A1B2C3">
            <w:r w:rsidRPr="00C4D5E6">
              <w:rPr>
                <w:rFonts w:ascii="Times New Roman" w:hAnsi="Times New Roman" w:eastAsia="宋体"/>
                <w:sz w:val="24"/>
                <w:szCs w:val="24"/>
              </w:rPr>
              <w:t xml:space="preserve">ESCC</w:t>
            </w:r>
          </w:p>
        </w:tc>
        <w:tc>
          <w:tcPr>
            <w:tcW w:w="818" w:type="dxa"/>
          </w:tcPr>
          <w:p w14:paraId="1A2B3DBD" w14:textId="77777777" w:rsidR="00A1B2C3" w:rsidRDefault="00A1B2C3">
            <w:r w:rsidRPr="00C4D5E6">
              <w:rPr>
                <w:rFonts w:ascii="Times New Roman" w:hAnsi="Times New Roman" w:eastAsia="宋体"/>
                <w:sz w:val="24"/>
                <w:szCs w:val="24"/>
              </w:rPr>
              <w:t xml:space="preserve">2008.1.1-2010.12.31</w:t>
            </w:r>
          </w:p>
        </w:tc>
        <w:tc>
          <w:tcPr>
            <w:tcW w:w="818" w:type="dxa"/>
          </w:tcPr>
          <w:p w14:paraId="1A2B3DBE" w14:textId="77777777" w:rsidR="00A1B2C3" w:rsidRDefault="00A1B2C3">
            <w:r w:rsidRPr="00C4D5E6">
              <w:rPr>
                <w:rFonts w:ascii="Times New Roman" w:hAnsi="Times New Roman" w:eastAsia="宋体"/>
                <w:sz w:val="24"/>
                <w:szCs w:val="24"/>
              </w:rPr>
              <w:t xml:space="preserve">62 (-73)</w:t>
            </w:r>
          </w:p>
        </w:tc>
        <w:tc>
          <w:tcPr>
            <w:tcW w:w="818" w:type="dxa"/>
          </w:tcPr>
          <w:p w14:paraId="1A2B3DBF" w14:textId="77777777" w:rsidR="00A1B2C3" w:rsidRDefault="00A1B2C3">
            <w:r w:rsidRPr="00C4D5E6">
              <w:rPr>
                <w:rFonts w:ascii="Times New Roman" w:hAnsi="Times New Roman" w:eastAsia="宋体"/>
                <w:sz w:val="24"/>
                <w:szCs w:val="24"/>
              </w:rPr>
              <w:t xml:space="preserve">30(14-59)</w:t>
            </w:r>
          </w:p>
        </w:tc>
        <w:tc>
          <w:tcPr>
            <w:tcW w:w="818" w:type="dxa"/>
          </w:tcPr>
          <w:p w14:paraId="1A2B3DC0" w14:textId="77777777" w:rsidR="00A1B2C3" w:rsidRDefault="00A1B2C3">
            <w:r w:rsidRPr="00C4D5E6">
              <w:rPr>
                <w:rFonts w:ascii="Times New Roman" w:hAnsi="Times New Roman" w:eastAsia="宋体"/>
                <w:sz w:val="24"/>
                <w:szCs w:val="24"/>
              </w:rPr>
              <w:t xml:space="preserve">c:9ut:90</w:t>
            </w:r>
          </w:p>
        </w:tc>
        <w:tc>
          <w:tcPr>
            <w:tcW w:w="818" w:type="dxa"/>
          </w:tcPr>
          <w:p w14:paraId="1A2B3DC1" w14:textId="77777777" w:rsidR="00A1B2C3" w:rsidRDefault="00A1B2C3">
            <w:r w:rsidRPr="00C4D5E6">
              <w:rPr>
                <w:rFonts w:ascii="Times New Roman" w:hAnsi="Times New Roman" w:eastAsia="宋体"/>
                <w:sz w:val="24"/>
                <w:szCs w:val="24"/>
              </w:rPr>
              <w:t xml:space="preserve">1-2:493-4:50</w:t>
            </w:r>
          </w:p>
        </w:tc>
      </w:tr>
      <w:tr>
        <w:tc>
          <w:tcPr>
            <w:tcW w:w="818" w:type="dxa"/>
          </w:tcPr>
          <w:p w14:paraId="1A2B3DC2" w14:textId="77777777" w:rsidR="00A1B2C3" w:rsidRDefault="00A1B2C3"/>
        </w:tc>
        <w:tc>
          <w:tcPr>
            <w:tcW w:w="818" w:type="dxa"/>
          </w:tcPr>
          <w:p w14:paraId="1A2B3DC3" w14:textId="77777777" w:rsidR="00A1B2C3" w:rsidRDefault="00A1B2C3"/>
        </w:tc>
        <w:tc>
          <w:tcPr>
            <w:tcW w:w="818" w:type="dxa"/>
          </w:tcPr>
          <w:p w14:paraId="1A2B3DC4" w14:textId="77777777" w:rsidR="00A1B2C3" w:rsidRDefault="00A1B2C3"/>
        </w:tc>
        <w:tc>
          <w:tcPr>
            <w:tcW w:w="818" w:type="dxa"/>
          </w:tcPr>
          <w:p w14:paraId="1A2B3DC5" w14:textId="77777777" w:rsidR="00A1B2C3" w:rsidRDefault="00A1B2C3">
            <w:r w:rsidRPr="00C4D5E6">
              <w:rPr>
                <w:rFonts w:ascii="Times New Roman" w:hAnsi="Times New Roman" w:eastAsia="宋体"/>
                <w:sz w:val="24"/>
                <w:szCs w:val="24"/>
              </w:rPr>
              <w:t xml:space="preserve">ENI</w:t>
            </w:r>
          </w:p>
        </w:tc>
        <w:tc>
          <w:tcPr>
            <w:tcW w:w="818" w:type="dxa"/>
          </w:tcPr>
          <w:p w14:paraId="1A2B3DC6" w14:textId="77777777" w:rsidR="00A1B2C3" w:rsidRDefault="00A1B2C3">
            <w:r w:rsidRPr="00C4D5E6">
              <w:rPr>
                <w:rFonts w:ascii="Times New Roman" w:hAnsi="Times New Roman" w:eastAsia="宋体"/>
                <w:sz w:val="24"/>
                <w:szCs w:val="24"/>
              </w:rPr>
              <w:t xml:space="preserve">70</w:t>
            </w:r>
          </w:p>
        </w:tc>
        <w:tc>
          <w:tcPr>
            <w:tcW w:w="818" w:type="dxa"/>
          </w:tcPr>
          <w:p w14:paraId="1A2B3DC7" w14:textId="77777777" w:rsidR="00A1B2C3" w:rsidRDefault="00A1B2C3"/>
        </w:tc>
        <w:tc>
          <w:tcPr>
            <w:tcW w:w="818" w:type="dxa"/>
          </w:tcPr>
          <w:p w14:paraId="1A2B3DC8" w14:textId="77777777" w:rsidR="00A1B2C3" w:rsidRDefault="00A1B2C3"/>
        </w:tc>
        <w:tc>
          <w:tcPr>
            <w:tcW w:w="818" w:type="dxa"/>
          </w:tcPr>
          <w:p w14:paraId="1A2B3DC9" w14:textId="77777777" w:rsidR="00A1B2C3" w:rsidRDefault="00A1B2C3">
            <w:r w:rsidRPr="00C4D5E6">
              <w:rPr>
                <w:rFonts w:ascii="Times New Roman" w:hAnsi="Times New Roman" w:eastAsia="宋体"/>
                <w:sz w:val="24"/>
                <w:szCs w:val="24"/>
              </w:rPr>
              <w:t xml:space="preserve">62 (-73)</w:t>
            </w:r>
          </w:p>
        </w:tc>
        <w:tc>
          <w:tcPr>
            <w:tcW w:w="818" w:type="dxa"/>
          </w:tcPr>
          <w:p w14:paraId="1A2B3DCA" w14:textId="77777777" w:rsidR="00A1B2C3" w:rsidRDefault="00A1B2C3"/>
        </w:tc>
        <w:tc>
          <w:tcPr>
            <w:tcW w:w="818" w:type="dxa"/>
          </w:tcPr>
          <w:p w14:paraId="1A2B3DCB" w14:textId="77777777" w:rsidR="00A1B2C3" w:rsidRDefault="00A1B2C3">
            <w:r w:rsidRPr="00C4D5E6">
              <w:rPr>
                <w:rFonts w:ascii="Times New Roman" w:hAnsi="Times New Roman" w:eastAsia="宋体"/>
                <w:sz w:val="24"/>
                <w:szCs w:val="24"/>
              </w:rPr>
              <w:t xml:space="preserve">c:9ut:61</w:t>
            </w:r>
          </w:p>
        </w:tc>
        <w:tc>
          <w:tcPr>
            <w:tcW w:w="818" w:type="dxa"/>
          </w:tcPr>
          <w:p w14:paraId="1A2B3DCC" w14:textId="77777777" w:rsidR="00A1B2C3" w:rsidRDefault="00A1B2C3">
            <w:r w:rsidRPr="00C4D5E6">
              <w:rPr>
                <w:rFonts w:ascii="Times New Roman" w:hAnsi="Times New Roman" w:eastAsia="宋体"/>
                <w:sz w:val="24"/>
                <w:szCs w:val="24"/>
              </w:rPr>
              <w:t xml:space="preserve">1-2:333-4:37</w:t>
            </w:r>
          </w:p>
        </w:tc>
      </w:tr>
      <w:tr>
        <w:tc>
          <w:tcPr>
            <w:tcW w:w="818" w:type="dxa"/>
          </w:tcPr>
          <w:p w14:paraId="1A2B3DCD" w14:textId="77777777" w:rsidR="00A1B2C3" w:rsidRDefault="00A1B2C3">
            <w:r w:rsidRPr="00C4D5E6">
              <w:rPr>
                <w:rFonts w:ascii="Times New Roman" w:hAnsi="Times New Roman" w:eastAsia="宋体"/>
                <w:sz w:val="24"/>
                <w:szCs w:val="24"/>
              </w:rPr>
              <w:t xml:space="preserve">Zang,2013</w:t>
            </w:r>
          </w:p>
        </w:tc>
        <w:tc>
          <w:tcPr>
            <w:tcW w:w="818" w:type="dxa"/>
          </w:tcPr>
          <w:p w14:paraId="1A2B3DCE" w14:textId="77777777" w:rsidR="00A1B2C3" w:rsidRDefault="00A1B2C3">
            <w:r w:rsidRPr="00C4D5E6">
              <w:rPr>
                <w:rFonts w:ascii="Times New Roman" w:hAnsi="Times New Roman" w:eastAsia="宋体"/>
                <w:sz w:val="24"/>
                <w:szCs w:val="24"/>
              </w:rPr>
              <w:t xml:space="preserve">RCT</w:t>
            </w:r>
          </w:p>
        </w:tc>
        <w:tc>
          <w:tcPr>
            <w:tcW w:w="818" w:type="dxa"/>
          </w:tcPr>
          <w:p w14:paraId="1A2B3DCF" w14:textId="77777777" w:rsidR="00A1B2C3" w:rsidRDefault="00A1B2C3">
            <w:r w:rsidRPr="00C4D5E6">
              <w:rPr>
                <w:rFonts w:ascii="Times New Roman" w:hAnsi="Times New Roman" w:eastAsia="宋体"/>
                <w:sz w:val="24"/>
                <w:szCs w:val="24"/>
              </w:rPr>
              <w:t xml:space="preserve">China</w:t>
            </w:r>
          </w:p>
        </w:tc>
        <w:tc>
          <w:tcPr>
            <w:tcW w:w="818" w:type="dxa"/>
          </w:tcPr>
          <w:p w14:paraId="1A2B3DD0" w14:textId="77777777" w:rsidR="00A1B2C3" w:rsidRDefault="00A1B2C3">
            <w:r w:rsidRPr="00C4D5E6">
              <w:rPr>
                <w:rFonts w:ascii="Times New Roman" w:hAnsi="Times New Roman" w:eastAsia="宋体"/>
                <w:sz w:val="24"/>
                <w:szCs w:val="24"/>
              </w:rPr>
              <w:t xml:space="preserve">IFI</w:t>
            </w:r>
          </w:p>
        </w:tc>
        <w:tc>
          <w:tcPr>
            <w:tcW w:w="818" w:type="dxa"/>
          </w:tcPr>
          <w:p w14:paraId="1A2B3DD1" w14:textId="77777777" w:rsidR="00A1B2C3" w:rsidRDefault="00A1B2C3">
            <w:r w:rsidRPr="00C4D5E6">
              <w:rPr>
                <w:rFonts w:ascii="Times New Roman" w:hAnsi="Times New Roman" w:eastAsia="宋体"/>
                <w:sz w:val="24"/>
                <w:szCs w:val="24"/>
              </w:rPr>
              <w:t xml:space="preserve">35</w:t>
            </w:r>
          </w:p>
        </w:tc>
        <w:tc>
          <w:tcPr>
            <w:tcW w:w="818" w:type="dxa"/>
          </w:tcPr>
          <w:p w14:paraId="1A2B3DD2" w14:textId="77777777" w:rsidR="00A1B2C3" w:rsidRDefault="00A1B2C3">
            <w:r w:rsidRPr="00C4D5E6">
              <w:rPr>
                <w:rFonts w:ascii="Times New Roman" w:hAnsi="Times New Roman" w:eastAsia="宋体"/>
                <w:sz w:val="24"/>
                <w:szCs w:val="24"/>
              </w:rPr>
              <w:t xml:space="preserve">ESCC</w:t>
            </w:r>
          </w:p>
        </w:tc>
        <w:tc>
          <w:tcPr>
            <w:tcW w:w="818" w:type="dxa"/>
          </w:tcPr>
          <w:p w14:paraId="1A2B3DD3" w14:textId="77777777" w:rsidR="00A1B2C3" w:rsidRDefault="00A1B2C3">
            <w:r w:rsidRPr="00C4D5E6">
              <w:rPr>
                <w:rFonts w:ascii="Times New Roman" w:hAnsi="Times New Roman" w:eastAsia="宋体"/>
                <w:sz w:val="24"/>
                <w:szCs w:val="24"/>
              </w:rPr>
              <w:t xml:space="preserve">2003.3.28-2007.4.2</w:t>
            </w:r>
          </w:p>
        </w:tc>
        <w:tc>
          <w:tcPr>
            <w:tcW w:w="818" w:type="dxa"/>
          </w:tcPr>
          <w:p w14:paraId="1A2B3DD4" w14:textId="77777777" w:rsidR="00A1B2C3" w:rsidRDefault="00A1B2C3">
            <w:r w:rsidRPr="00C4D5E6">
              <w:rPr>
                <w:rFonts w:ascii="Times New Roman" w:hAnsi="Times New Roman" w:eastAsia="宋体"/>
                <w:sz w:val="24"/>
                <w:szCs w:val="24"/>
              </w:rPr>
              <w:t xml:space="preserve">61(41-72)</w:t>
            </w:r>
          </w:p>
        </w:tc>
        <w:tc>
          <w:tcPr>
            <w:tcW w:w="818" w:type="dxa"/>
          </w:tcPr>
          <w:p w14:paraId="1A2B3DD5" w14:textId="77777777" w:rsidR="00A1B2C3" w:rsidRDefault="00A1B2C3">
            <w:r w:rsidRPr="00C4D5E6">
              <w:rPr>
                <w:rFonts w:ascii="Times New Roman" w:hAnsi="Times New Roman" w:eastAsia="宋体"/>
                <w:sz w:val="24"/>
                <w:szCs w:val="24"/>
              </w:rPr>
              <w:t xml:space="preserve">22.1(1.5-48.6)</w:t>
            </w:r>
          </w:p>
        </w:tc>
        <w:tc>
          <w:tcPr>
            <w:tcW w:w="818" w:type="dxa"/>
          </w:tcPr>
          <w:p w14:paraId="1A2B3DD6" w14:textId="77777777" w:rsidR="00A1B2C3" w:rsidRDefault="00A1B2C3">
            <w:r w:rsidRPr="00C4D5E6">
              <w:rPr>
                <w:rFonts w:ascii="Times New Roman" w:hAnsi="Times New Roman" w:eastAsia="宋体"/>
                <w:sz w:val="24"/>
                <w:szCs w:val="24"/>
              </w:rPr>
              <w:t xml:space="preserve">mt:35</w:t>
            </w:r>
          </w:p>
        </w:tc>
        <w:tc>
          <w:tcPr>
            <w:tcW w:w="818" w:type="dxa"/>
          </w:tcPr>
          <w:p w14:paraId="1A2B3DD7" w14:textId="77777777" w:rsidR="00A1B2C3" w:rsidRDefault="00A1B2C3">
            <w:r w:rsidRPr="00C4D5E6">
              <w:rPr>
                <w:rFonts w:ascii="Times New Roman" w:hAnsi="Times New Roman" w:eastAsia="宋体"/>
                <w:sz w:val="24"/>
                <w:szCs w:val="24"/>
              </w:rPr>
              <w:t xml:space="preserve">–</w:t>
            </w:r>
          </w:p>
        </w:tc>
      </w:tr>
      <w:tr>
        <w:tc>
          <w:tcPr>
            <w:tcW w:w="818" w:type="dxa"/>
          </w:tcPr>
          <w:p w14:paraId="1A2B3DD8" w14:textId="77777777" w:rsidR="00A1B2C3" w:rsidRDefault="00A1B2C3"/>
        </w:tc>
        <w:tc>
          <w:tcPr>
            <w:tcW w:w="818" w:type="dxa"/>
          </w:tcPr>
          <w:p w14:paraId="1A2B3DD9" w14:textId="77777777" w:rsidR="00A1B2C3" w:rsidRDefault="00A1B2C3"/>
        </w:tc>
        <w:tc>
          <w:tcPr>
            <w:tcW w:w="818" w:type="dxa"/>
          </w:tcPr>
          <w:p w14:paraId="1A2B3DDA" w14:textId="77777777" w:rsidR="00A1B2C3" w:rsidRDefault="00A1B2C3"/>
        </w:tc>
        <w:tc>
          <w:tcPr>
            <w:tcW w:w="818" w:type="dxa"/>
          </w:tcPr>
          <w:p w14:paraId="1A2B3DDB" w14:textId="77777777" w:rsidR="00A1B2C3" w:rsidRDefault="00A1B2C3">
            <w:r w:rsidRPr="00C4D5E6">
              <w:rPr>
                <w:rFonts w:ascii="Times New Roman" w:hAnsi="Times New Roman" w:eastAsia="宋体"/>
                <w:sz w:val="24"/>
                <w:szCs w:val="24"/>
              </w:rPr>
              <w:t xml:space="preserve">ENI</w:t>
            </w:r>
          </w:p>
        </w:tc>
        <w:tc>
          <w:tcPr>
            <w:tcW w:w="818" w:type="dxa"/>
          </w:tcPr>
          <w:p w14:paraId="1A2B3DDC" w14:textId="77777777" w:rsidR="00A1B2C3" w:rsidRDefault="00A1B2C3">
            <w:r w:rsidRPr="00C4D5E6">
              <w:rPr>
                <w:rFonts w:ascii="Times New Roman" w:hAnsi="Times New Roman" w:eastAsia="宋体"/>
                <w:sz w:val="24"/>
                <w:szCs w:val="24"/>
              </w:rPr>
              <w:t xml:space="preserve">38</w:t>
            </w:r>
          </w:p>
        </w:tc>
        <w:tc>
          <w:tcPr>
            <w:tcW w:w="818" w:type="dxa"/>
          </w:tcPr>
          <w:p w14:paraId="1A2B3DDD" w14:textId="77777777" w:rsidR="00A1B2C3" w:rsidRDefault="00A1B2C3"/>
        </w:tc>
        <w:tc>
          <w:tcPr>
            <w:tcW w:w="818" w:type="dxa"/>
          </w:tcPr>
          <w:p w14:paraId="1A2B3DDE" w14:textId="77777777" w:rsidR="00A1B2C3" w:rsidRDefault="00A1B2C3"/>
        </w:tc>
        <w:tc>
          <w:tcPr>
            <w:tcW w:w="818" w:type="dxa"/>
          </w:tcPr>
          <w:p w14:paraId="1A2B3DDF" w14:textId="77777777" w:rsidR="00A1B2C3" w:rsidRDefault="00A1B2C3">
            <w:r w:rsidRPr="00C4D5E6">
              <w:rPr>
                <w:rFonts w:ascii="Times New Roman" w:hAnsi="Times New Roman" w:eastAsia="宋体"/>
                <w:sz w:val="24"/>
                <w:szCs w:val="24"/>
              </w:rPr>
              <w:t xml:space="preserve">58(39-70)</w:t>
            </w:r>
          </w:p>
        </w:tc>
        <w:tc>
          <w:tcPr>
            <w:tcW w:w="818" w:type="dxa"/>
          </w:tcPr>
          <w:p w14:paraId="1A2B3DE0" w14:textId="77777777" w:rsidR="00A1B2C3" w:rsidRDefault="00A1B2C3"/>
        </w:tc>
        <w:tc>
          <w:tcPr>
            <w:tcW w:w="818" w:type="dxa"/>
          </w:tcPr>
          <w:p w14:paraId="1A2B3DE1" w14:textId="77777777" w:rsidR="00A1B2C3" w:rsidRDefault="00A1B2C3">
            <w:r w:rsidRPr="00C4D5E6">
              <w:rPr>
                <w:rFonts w:ascii="Times New Roman" w:hAnsi="Times New Roman" w:eastAsia="宋体"/>
                <w:sz w:val="24"/>
                <w:szCs w:val="24"/>
              </w:rPr>
              <w:t xml:space="preserve">mt:38</w:t>
            </w:r>
          </w:p>
        </w:tc>
        <w:tc>
          <w:tcPr>
            <w:tcW w:w="818" w:type="dxa"/>
          </w:tcPr>
          <w:p w14:paraId="1A2B3DE2" w14:textId="77777777" w:rsidR="00A1B2C3" w:rsidRDefault="00A1B2C3">
            <w:r w:rsidRPr="00C4D5E6">
              <w:rPr>
                <w:rFonts w:ascii="Times New Roman" w:hAnsi="Times New Roman" w:eastAsia="宋体"/>
                <w:sz w:val="24"/>
                <w:szCs w:val="24"/>
              </w:rPr>
              <w:t xml:space="preserve">–</w:t>
            </w:r>
          </w:p>
        </w:tc>
      </w:tr>
      <w:tr>
        <w:tc>
          <w:tcPr>
            <w:tcW w:w="818" w:type="dxa"/>
          </w:tcPr>
          <w:p w14:paraId="1A2B3DE3" w14:textId="77777777" w:rsidR="00A1B2C3" w:rsidRDefault="00A1B2C3">
            <w:r w:rsidRPr="00C4D5E6">
              <w:rPr>
                <w:rFonts w:ascii="Times New Roman" w:hAnsi="Times New Roman" w:eastAsia="宋体"/>
                <w:sz w:val="24"/>
                <w:szCs w:val="24"/>
              </w:rPr>
              <w:t xml:space="preserve">Shen,2013</w:t>
            </w:r>
          </w:p>
        </w:tc>
        <w:tc>
          <w:tcPr>
            <w:tcW w:w="818" w:type="dxa"/>
          </w:tcPr>
          <w:p w14:paraId="1A2B3DE4" w14:textId="77777777" w:rsidR="00A1B2C3" w:rsidRDefault="00A1B2C3">
            <w:r w:rsidRPr="00C4D5E6">
              <w:rPr>
                <w:rFonts w:ascii="Times New Roman" w:hAnsi="Times New Roman" w:eastAsia="宋体"/>
                <w:sz w:val="24"/>
                <w:szCs w:val="24"/>
              </w:rPr>
              <w:t xml:space="preserve">Non-RCT</w:t>
            </w:r>
          </w:p>
        </w:tc>
        <w:tc>
          <w:tcPr>
            <w:tcW w:w="818" w:type="dxa"/>
          </w:tcPr>
          <w:p w14:paraId="1A2B3DE5" w14:textId="77777777" w:rsidR="00A1B2C3" w:rsidRDefault="00A1B2C3">
            <w:r w:rsidRPr="00C4D5E6">
              <w:rPr>
                <w:rFonts w:ascii="Times New Roman" w:hAnsi="Times New Roman" w:eastAsia="宋体"/>
                <w:sz w:val="24"/>
                <w:szCs w:val="24"/>
              </w:rPr>
              <w:t xml:space="preserve">China</w:t>
            </w:r>
          </w:p>
        </w:tc>
        <w:tc>
          <w:tcPr>
            <w:tcW w:w="818" w:type="dxa"/>
          </w:tcPr>
          <w:p w14:paraId="1A2B3DE6" w14:textId="77777777" w:rsidR="00A1B2C3" w:rsidRDefault="00A1B2C3">
            <w:r w:rsidRPr="00C4D5E6">
              <w:rPr>
                <w:rFonts w:ascii="Times New Roman" w:hAnsi="Times New Roman" w:eastAsia="宋体"/>
                <w:sz w:val="24"/>
                <w:szCs w:val="24"/>
              </w:rPr>
              <w:t xml:space="preserve">IFI</w:t>
            </w:r>
          </w:p>
        </w:tc>
        <w:tc>
          <w:tcPr>
            <w:tcW w:w="818" w:type="dxa"/>
          </w:tcPr>
          <w:p w14:paraId="1A2B3DE7" w14:textId="77777777" w:rsidR="00A1B2C3" w:rsidRDefault="00A1B2C3">
            <w:r w:rsidRPr="00C4D5E6">
              <w:rPr>
                <w:rFonts w:ascii="Times New Roman" w:hAnsi="Times New Roman" w:eastAsia="宋体"/>
                <w:sz w:val="24"/>
                <w:szCs w:val="24"/>
              </w:rPr>
              <w:t xml:space="preserve">102</w:t>
            </w:r>
          </w:p>
        </w:tc>
        <w:tc>
          <w:tcPr>
            <w:tcW w:w="818" w:type="dxa"/>
          </w:tcPr>
          <w:p w14:paraId="1A2B3DE8" w14:textId="77777777" w:rsidR="00A1B2C3" w:rsidRDefault="00A1B2C3">
            <w:r w:rsidRPr="00C4D5E6">
              <w:rPr>
                <w:rFonts w:ascii="Times New Roman" w:hAnsi="Times New Roman" w:eastAsia="宋体"/>
                <w:sz w:val="24"/>
                <w:szCs w:val="24"/>
              </w:rPr>
              <w:t xml:space="preserve">ESCC</w:t>
            </w:r>
          </w:p>
        </w:tc>
        <w:tc>
          <w:tcPr>
            <w:tcW w:w="818" w:type="dxa"/>
          </w:tcPr>
          <w:p w14:paraId="1A2B3DE9" w14:textId="77777777" w:rsidR="00A1B2C3" w:rsidRDefault="00A1B2C3">
            <w:r w:rsidRPr="00C4D5E6">
              <w:rPr>
                <w:rFonts w:ascii="Times New Roman" w:hAnsi="Times New Roman" w:eastAsia="宋体"/>
                <w:sz w:val="24"/>
                <w:szCs w:val="24"/>
              </w:rPr>
              <w:t xml:space="preserve">2000.10-2007.12</w:t>
            </w:r>
          </w:p>
        </w:tc>
        <w:tc>
          <w:tcPr>
            <w:tcW w:w="818" w:type="dxa"/>
          </w:tcPr>
          <w:p w14:paraId="1A2B3DEA" w14:textId="77777777" w:rsidR="00A1B2C3" w:rsidRDefault="00A1B2C3">
            <w:r w:rsidRPr="00C4D5E6">
              <w:rPr>
                <w:rFonts w:ascii="Times New Roman" w:hAnsi="Times New Roman" w:eastAsia="宋体"/>
                <w:sz w:val="24"/>
                <w:szCs w:val="24"/>
              </w:rPr>
              <w:t xml:space="preserve">–</w:t>
            </w:r>
          </w:p>
        </w:tc>
        <w:tc>
          <w:tcPr>
            <w:tcW w:w="818" w:type="dxa"/>
          </w:tcPr>
          <w:p w14:paraId="1A2B3DEB" w14:textId="77777777" w:rsidR="00A1B2C3" w:rsidRDefault="00A1B2C3">
            <w:r w:rsidRPr="00C4D5E6">
              <w:rPr>
                <w:rFonts w:ascii="Times New Roman" w:hAnsi="Times New Roman" w:eastAsia="宋体"/>
                <w:sz w:val="24"/>
                <w:szCs w:val="24"/>
              </w:rPr>
              <w:t xml:space="preserve">33.3(1.5-100)</w:t>
            </w:r>
          </w:p>
        </w:tc>
        <w:tc>
          <w:tcPr>
            <w:tcW w:w="818" w:type="dxa"/>
          </w:tcPr>
          <w:p w14:paraId="1A2B3DEC" w14:textId="77777777" w:rsidR="00A1B2C3" w:rsidRDefault="00A1B2C3">
            <w:r w:rsidRPr="00C4D5E6">
              <w:rPr>
                <w:rFonts w:ascii="Times New Roman" w:hAnsi="Times New Roman" w:eastAsia="宋体"/>
                <w:sz w:val="24"/>
                <w:szCs w:val="24"/>
              </w:rPr>
              <w:t xml:space="preserve">–</w:t>
            </w:r>
          </w:p>
        </w:tc>
        <w:tc>
          <w:tcPr>
            <w:tcW w:w="818" w:type="dxa"/>
          </w:tcPr>
          <w:p w14:paraId="1A2B3DED" w14:textId="77777777" w:rsidR="00A1B2C3" w:rsidRDefault="00A1B2C3">
            <w:r w:rsidRPr="00C4D5E6">
              <w:rPr>
                <w:rFonts w:ascii="Times New Roman" w:hAnsi="Times New Roman" w:eastAsia="宋体"/>
                <w:sz w:val="24"/>
                <w:szCs w:val="24"/>
              </w:rPr>
              <w:t xml:space="preserve">1:102:113</w:t>
            </w:r>
          </w:p>
        </w:tc>
      </w:tr>
      <w:tr>
        <w:tc>
          <w:tcPr>
            <w:tcW w:w="818" w:type="dxa"/>
          </w:tcPr>
          <w:p w14:paraId="1A2B3DEE" w14:textId="77777777" w:rsidR="00A1B2C3" w:rsidRDefault="00A1B2C3"/>
        </w:tc>
        <w:tc>
          <w:tcPr>
            <w:tcW w:w="818" w:type="dxa"/>
          </w:tcPr>
          <w:p w14:paraId="1A2B3DEF" w14:textId="77777777" w:rsidR="00A1B2C3" w:rsidRDefault="00A1B2C3"/>
        </w:tc>
        <w:tc>
          <w:tcPr>
            <w:tcW w:w="818" w:type="dxa"/>
          </w:tcPr>
          <w:p w14:paraId="1A2B3DF0" w14:textId="77777777" w:rsidR="00A1B2C3" w:rsidRDefault="00A1B2C3"/>
        </w:tc>
        <w:tc>
          <w:tcPr>
            <w:tcW w:w="818" w:type="dxa"/>
          </w:tcPr>
          <w:p w14:paraId="1A2B3DF1" w14:textId="77777777" w:rsidR="00A1B2C3" w:rsidRDefault="00A1B2C3">
            <w:r w:rsidRPr="00C4D5E6">
              <w:rPr>
                <w:rFonts w:ascii="Times New Roman" w:hAnsi="Times New Roman" w:eastAsia="宋体"/>
                <w:sz w:val="24"/>
                <w:szCs w:val="24"/>
              </w:rPr>
              <w:t xml:space="preserve">ENI</w:t>
            </w:r>
          </w:p>
        </w:tc>
        <w:tc>
          <w:tcPr>
            <w:tcW w:w="818" w:type="dxa"/>
          </w:tcPr>
          <w:p w14:paraId="1A2B3DF2" w14:textId="77777777" w:rsidR="00A1B2C3" w:rsidRDefault="00A1B2C3">
            <w:r w:rsidRPr="00C4D5E6">
              <w:rPr>
                <w:rFonts w:ascii="Times New Roman" w:hAnsi="Times New Roman" w:eastAsia="宋体"/>
                <w:sz w:val="24"/>
                <w:szCs w:val="24"/>
              </w:rPr>
              <w:t xml:space="preserve">21</w:t>
            </w:r>
          </w:p>
        </w:tc>
        <w:tc>
          <w:tcPr>
            <w:tcW w:w="818" w:type="dxa"/>
          </w:tcPr>
          <w:p w14:paraId="1A2B3DF3" w14:textId="77777777" w:rsidR="00A1B2C3" w:rsidRDefault="00A1B2C3"/>
        </w:tc>
        <w:tc>
          <w:tcPr>
            <w:tcW w:w="818" w:type="dxa"/>
          </w:tcPr>
          <w:p w14:paraId="1A2B3DF4" w14:textId="77777777" w:rsidR="00A1B2C3" w:rsidRDefault="00A1B2C3"/>
        </w:tc>
        <w:tc>
          <w:tcPr>
            <w:tcW w:w="818" w:type="dxa"/>
          </w:tcPr>
          <w:p w14:paraId="1A2B3DF5" w14:textId="77777777" w:rsidR="00A1B2C3" w:rsidRDefault="00A1B2C3">
            <w:r w:rsidRPr="00C4D5E6">
              <w:rPr>
                <w:rFonts w:ascii="Times New Roman" w:hAnsi="Times New Roman" w:eastAsia="宋体"/>
                <w:sz w:val="24"/>
                <w:szCs w:val="24"/>
              </w:rPr>
              <w:t xml:space="preserve">–</w:t>
            </w:r>
          </w:p>
        </w:tc>
        <w:tc>
          <w:tcPr>
            <w:tcW w:w="818" w:type="dxa"/>
          </w:tcPr>
          <w:p w14:paraId="1A2B3DF6" w14:textId="77777777" w:rsidR="00A1B2C3" w:rsidRDefault="00A1B2C3"/>
        </w:tc>
        <w:tc>
          <w:tcPr>
            <w:tcW w:w="818" w:type="dxa"/>
          </w:tcPr>
          <w:p w14:paraId="1A2B3DF7" w14:textId="77777777" w:rsidR="00A1B2C3" w:rsidRDefault="00A1B2C3">
            <w:r w:rsidRPr="00C4D5E6">
              <w:rPr>
                <w:rFonts w:ascii="Times New Roman" w:hAnsi="Times New Roman" w:eastAsia="宋体"/>
                <w:sz w:val="24"/>
                <w:szCs w:val="24"/>
              </w:rPr>
              <w:t xml:space="preserve">ut:18mt:2lt:1</w:t>
            </w:r>
          </w:p>
        </w:tc>
        <w:tc>
          <w:tcPr>
            <w:tcW w:w="818" w:type="dxa"/>
          </w:tcPr>
          <w:p w14:paraId="1A2B3DF8" w14:textId="77777777" w:rsidR="00A1B2C3" w:rsidRDefault="00A1B2C3"/>
        </w:tc>
      </w:tr>
      <w:tr>
        <w:tc>
          <w:tcPr>
            <w:tcW w:w="818" w:type="dxa"/>
          </w:tcPr>
          <w:p w14:paraId="1A2B3DF9" w14:textId="77777777" w:rsidR="00A1B2C3" w:rsidRDefault="00A1B2C3">
            <w:r w:rsidRPr="00C4D5E6">
              <w:rPr>
                <w:rFonts w:ascii="Times New Roman" w:hAnsi="Times New Roman" w:eastAsia="宋体"/>
                <w:sz w:val="24"/>
                <w:szCs w:val="24"/>
              </w:rPr>
              <w:t xml:space="preserve">M Li,2012</w:t>
            </w:r>
          </w:p>
        </w:tc>
        <w:tc>
          <w:tcPr>
            <w:tcW w:w="818" w:type="dxa"/>
          </w:tcPr>
          <w:p w14:paraId="1A2B3DFA" w14:textId="77777777" w:rsidR="00A1B2C3" w:rsidRDefault="00A1B2C3">
            <w:r w:rsidRPr="00C4D5E6">
              <w:rPr>
                <w:rFonts w:ascii="Times New Roman" w:hAnsi="Times New Roman" w:eastAsia="宋体"/>
                <w:sz w:val="24"/>
                <w:szCs w:val="24"/>
              </w:rPr>
              <w:t xml:space="preserve">RCT</w:t>
            </w:r>
          </w:p>
        </w:tc>
        <w:tc>
          <w:tcPr>
            <w:tcW w:w="818" w:type="dxa"/>
          </w:tcPr>
          <w:p w14:paraId="1A2B3DFB" w14:textId="77777777" w:rsidR="00A1B2C3" w:rsidRDefault="00A1B2C3">
            <w:r w:rsidRPr="00C4D5E6">
              <w:rPr>
                <w:rFonts w:ascii="Times New Roman" w:hAnsi="Times New Roman" w:eastAsia="宋体"/>
                <w:sz w:val="24"/>
                <w:szCs w:val="24"/>
              </w:rPr>
              <w:t xml:space="preserve">China</w:t>
            </w:r>
          </w:p>
        </w:tc>
        <w:tc>
          <w:tcPr>
            <w:tcW w:w="818" w:type="dxa"/>
          </w:tcPr>
          <w:p w14:paraId="1A2B3DFC" w14:textId="77777777" w:rsidR="00A1B2C3" w:rsidRDefault="00A1B2C3">
            <w:r w:rsidRPr="00C4D5E6">
              <w:rPr>
                <w:rFonts w:ascii="Times New Roman" w:hAnsi="Times New Roman" w:eastAsia="宋体"/>
                <w:sz w:val="24"/>
                <w:szCs w:val="24"/>
              </w:rPr>
              <w:t xml:space="preserve">IFI</w:t>
            </w:r>
          </w:p>
        </w:tc>
        <w:tc>
          <w:tcPr>
            <w:tcW w:w="818" w:type="dxa"/>
          </w:tcPr>
          <w:p w14:paraId="1A2B3DFD" w14:textId="77777777" w:rsidR="00A1B2C3" w:rsidRDefault="00A1B2C3">
            <w:r w:rsidRPr="00C4D5E6">
              <w:rPr>
                <w:rFonts w:ascii="Times New Roman" w:hAnsi="Times New Roman" w:eastAsia="宋体"/>
                <w:sz w:val="24"/>
                <w:szCs w:val="24"/>
              </w:rPr>
              <w:t xml:space="preserve">49</w:t>
            </w:r>
          </w:p>
        </w:tc>
        <w:tc>
          <w:tcPr>
            <w:tcW w:w="818" w:type="dxa"/>
          </w:tcPr>
          <w:p w14:paraId="1A2B3DFE" w14:textId="77777777" w:rsidR="00A1B2C3" w:rsidRDefault="00A1B2C3">
            <w:r w:rsidRPr="00C4D5E6">
              <w:rPr>
                <w:rFonts w:ascii="Times New Roman" w:hAnsi="Times New Roman" w:eastAsia="宋体"/>
                <w:sz w:val="24"/>
                <w:szCs w:val="24"/>
              </w:rPr>
              <w:t xml:space="preserve">ESCC</w:t>
            </w:r>
          </w:p>
        </w:tc>
        <w:tc>
          <w:tcPr>
            <w:tcW w:w="818" w:type="dxa"/>
          </w:tcPr>
          <w:p w14:paraId="1A2B3DFF" w14:textId="77777777" w:rsidR="00A1B2C3" w:rsidRDefault="00A1B2C3">
            <w:r w:rsidRPr="00C4D5E6">
              <w:rPr>
                <w:rFonts w:ascii="Times New Roman" w:hAnsi="Times New Roman" w:eastAsia="宋体"/>
                <w:sz w:val="24"/>
                <w:szCs w:val="24"/>
              </w:rPr>
              <w:t xml:space="preserve">2006.5-2009.9</w:t>
            </w:r>
          </w:p>
        </w:tc>
        <w:tc>
          <w:tcPr>
            <w:tcW w:w="818" w:type="dxa"/>
          </w:tcPr>
          <w:p w14:paraId="1A2B3E00" w14:textId="77777777" w:rsidR="00A1B2C3" w:rsidRDefault="00A1B2C3">
            <w:r w:rsidRPr="00C4D5E6">
              <w:rPr>
                <w:rFonts w:ascii="Times New Roman" w:hAnsi="Times New Roman" w:eastAsia="宋体"/>
                <w:sz w:val="24"/>
                <w:szCs w:val="24"/>
              </w:rPr>
              <w:t xml:space="preserve">66(48-75)</w:t>
            </w:r>
          </w:p>
        </w:tc>
        <w:tc>
          <w:tcPr>
            <w:tcW w:w="818" w:type="dxa"/>
          </w:tcPr>
          <w:p w14:paraId="1A2B3E01" w14:textId="77777777" w:rsidR="00A1B2C3" w:rsidRDefault="00A1B2C3">
            <w:r w:rsidRPr="00C4D5E6">
              <w:rPr>
                <w:rFonts w:ascii="Times New Roman" w:hAnsi="Times New Roman" w:eastAsia="宋体"/>
                <w:sz w:val="24"/>
                <w:szCs w:val="24"/>
              </w:rPr>
              <w:t xml:space="preserve">19(7.1-42)</w:t>
            </w:r>
          </w:p>
        </w:tc>
        <w:tc>
          <w:tcPr>
            <w:tcW w:w="818" w:type="dxa"/>
          </w:tcPr>
          <w:p w14:paraId="1A2B3E02" w14:textId="77777777" w:rsidR="00A1B2C3" w:rsidRDefault="00A1B2C3">
            <w:r w:rsidRPr="00C4D5E6">
              <w:rPr>
                <w:rFonts w:ascii="Times New Roman" w:hAnsi="Times New Roman" w:eastAsia="宋体"/>
                <w:sz w:val="24"/>
                <w:szCs w:val="24"/>
              </w:rPr>
              <w:t xml:space="preserve">ut:19mt:23lt:7</w:t>
            </w:r>
          </w:p>
        </w:tc>
        <w:tc>
          <w:tcPr>
            <w:tcW w:w="818" w:type="dxa"/>
          </w:tcPr>
          <w:p w14:paraId="1A2B3E03" w14:textId="77777777" w:rsidR="00A1B2C3" w:rsidRDefault="00A1B2C3">
            <w:r w:rsidRPr="00C4D5E6">
              <w:rPr>
                <w:rFonts w:ascii="Times New Roman" w:hAnsi="Times New Roman" w:eastAsia="宋体"/>
                <w:sz w:val="24"/>
                <w:szCs w:val="24"/>
              </w:rPr>
              <w:t xml:space="preserve">1+2:153:34</w:t>
            </w:r>
          </w:p>
        </w:tc>
      </w:tr>
      <w:tr>
        <w:tc>
          <w:tcPr>
            <w:tcW w:w="818" w:type="dxa"/>
          </w:tcPr>
          <w:p w14:paraId="1A2B3E04" w14:textId="77777777" w:rsidR="00A1B2C3" w:rsidRDefault="00A1B2C3"/>
        </w:tc>
        <w:tc>
          <w:tcPr>
            <w:tcW w:w="818" w:type="dxa"/>
          </w:tcPr>
          <w:p w14:paraId="1A2B3E05" w14:textId="77777777" w:rsidR="00A1B2C3" w:rsidRDefault="00A1B2C3"/>
        </w:tc>
        <w:tc>
          <w:tcPr>
            <w:tcW w:w="818" w:type="dxa"/>
          </w:tcPr>
          <w:p w14:paraId="1A2B3E06" w14:textId="77777777" w:rsidR="00A1B2C3" w:rsidRDefault="00A1B2C3"/>
        </w:tc>
        <w:tc>
          <w:tcPr>
            <w:tcW w:w="818" w:type="dxa"/>
          </w:tcPr>
          <w:p w14:paraId="1A2B3E07" w14:textId="77777777" w:rsidR="00A1B2C3" w:rsidRDefault="00A1B2C3">
            <w:r w:rsidRPr="00C4D5E6">
              <w:rPr>
                <w:rFonts w:ascii="Times New Roman" w:hAnsi="Times New Roman" w:eastAsia="宋体"/>
                <w:sz w:val="24"/>
                <w:szCs w:val="24"/>
              </w:rPr>
              <w:t xml:space="preserve">ENI</w:t>
            </w:r>
          </w:p>
        </w:tc>
        <w:tc>
          <w:tcPr>
            <w:tcW w:w="818" w:type="dxa"/>
          </w:tcPr>
          <w:p w14:paraId="1A2B3E08" w14:textId="77777777" w:rsidR="00A1B2C3" w:rsidRDefault="00A1B2C3">
            <w:r w:rsidRPr="00C4D5E6">
              <w:rPr>
                <w:rFonts w:ascii="Times New Roman" w:hAnsi="Times New Roman" w:eastAsia="宋体"/>
                <w:sz w:val="24"/>
                <w:szCs w:val="24"/>
              </w:rPr>
              <w:t xml:space="preserve">45</w:t>
            </w:r>
          </w:p>
        </w:tc>
        <w:tc>
          <w:tcPr>
            <w:tcW w:w="818" w:type="dxa"/>
          </w:tcPr>
          <w:p w14:paraId="1A2B3E09" w14:textId="77777777" w:rsidR="00A1B2C3" w:rsidRDefault="00A1B2C3"/>
        </w:tc>
        <w:tc>
          <w:tcPr>
            <w:tcW w:w="818" w:type="dxa"/>
          </w:tcPr>
          <w:p w14:paraId="1A2B3E0A" w14:textId="77777777" w:rsidR="00A1B2C3" w:rsidRDefault="00A1B2C3"/>
        </w:tc>
        <w:tc>
          <w:tcPr>
            <w:tcW w:w="818" w:type="dxa"/>
          </w:tcPr>
          <w:p w14:paraId="1A2B3E0B" w14:textId="77777777" w:rsidR="00A1B2C3" w:rsidRDefault="00A1B2C3">
            <w:r w:rsidRPr="00C4D5E6">
              <w:rPr>
                <w:rFonts w:ascii="Times New Roman" w:hAnsi="Times New Roman" w:eastAsia="宋体"/>
                <w:sz w:val="24"/>
                <w:szCs w:val="24"/>
              </w:rPr>
              <w:t xml:space="preserve">62(45-75)</w:t>
            </w:r>
          </w:p>
        </w:tc>
        <w:tc>
          <w:tcPr>
            <w:tcW w:w="818" w:type="dxa"/>
          </w:tcPr>
          <w:p w14:paraId="1A2B3E0C" w14:textId="77777777" w:rsidR="00A1B2C3" w:rsidRDefault="00A1B2C3"/>
        </w:tc>
        <w:tc>
          <w:tcPr>
            <w:tcW w:w="818" w:type="dxa"/>
          </w:tcPr>
          <w:p w14:paraId="1A2B3E0D" w14:textId="77777777" w:rsidR="00A1B2C3" w:rsidRDefault="00A1B2C3">
            <w:r w:rsidRPr="00C4D5E6">
              <w:rPr>
                <w:rFonts w:ascii="Times New Roman" w:hAnsi="Times New Roman" w:eastAsia="宋体"/>
                <w:sz w:val="24"/>
                <w:szCs w:val="24"/>
              </w:rPr>
              <w:t xml:space="preserve">ut:19mt:20lt:6</w:t>
            </w:r>
          </w:p>
        </w:tc>
        <w:tc>
          <w:tcPr>
            <w:tcW w:w="818" w:type="dxa"/>
          </w:tcPr>
          <w:p w14:paraId="1A2B3E0E" w14:textId="77777777" w:rsidR="00A1B2C3" w:rsidRDefault="00A1B2C3">
            <w:r w:rsidRPr="00C4D5E6">
              <w:rPr>
                <w:rFonts w:ascii="Times New Roman" w:hAnsi="Times New Roman" w:eastAsia="宋体"/>
                <w:sz w:val="24"/>
                <w:szCs w:val="24"/>
              </w:rPr>
              <w:t xml:space="preserve">1+2:163:29</w:t>
            </w:r>
          </w:p>
        </w:tc>
      </w:tr>
      <w:tr>
        <w:tc>
          <w:tcPr>
            <w:tcW w:w="818" w:type="dxa"/>
          </w:tcPr>
          <w:p w14:paraId="1A2B3E0F" w14:textId="77777777" w:rsidR="00A1B2C3" w:rsidRDefault="00A1B2C3">
            <w:r w:rsidRPr="00C4D5E6">
              <w:rPr>
                <w:rFonts w:ascii="Times New Roman" w:hAnsi="Times New Roman" w:eastAsia="宋体"/>
                <w:sz w:val="24"/>
                <w:szCs w:val="24"/>
              </w:rPr>
              <w:t xml:space="preserve">Ma,2011</w:t>
            </w:r>
          </w:p>
        </w:tc>
        <w:tc>
          <w:tcPr>
            <w:tcW w:w="818" w:type="dxa"/>
          </w:tcPr>
          <w:p w14:paraId="1A2B3E10" w14:textId="77777777" w:rsidR="00A1B2C3" w:rsidRDefault="00A1B2C3">
            <w:r w:rsidRPr="00C4D5E6">
              <w:rPr>
                <w:rFonts w:ascii="Times New Roman" w:hAnsi="Times New Roman" w:eastAsia="宋体"/>
                <w:sz w:val="24"/>
                <w:szCs w:val="24"/>
              </w:rPr>
              <w:t xml:space="preserve">RCT</w:t>
            </w:r>
          </w:p>
        </w:tc>
        <w:tc>
          <w:tcPr>
            <w:tcW w:w="818" w:type="dxa"/>
          </w:tcPr>
          <w:p w14:paraId="1A2B3E11" w14:textId="77777777" w:rsidR="00A1B2C3" w:rsidRDefault="00A1B2C3">
            <w:r w:rsidRPr="00C4D5E6">
              <w:rPr>
                <w:rFonts w:ascii="Times New Roman" w:hAnsi="Times New Roman" w:eastAsia="宋体"/>
                <w:sz w:val="24"/>
                <w:szCs w:val="24"/>
              </w:rPr>
              <w:t xml:space="preserve">China</w:t>
            </w:r>
          </w:p>
        </w:tc>
        <w:tc>
          <w:tcPr>
            <w:tcW w:w="818" w:type="dxa"/>
          </w:tcPr>
          <w:p w14:paraId="1A2B3E12" w14:textId="77777777" w:rsidR="00A1B2C3" w:rsidRDefault="00A1B2C3">
            <w:r w:rsidRPr="00C4D5E6">
              <w:rPr>
                <w:rFonts w:ascii="Times New Roman" w:hAnsi="Times New Roman" w:eastAsia="宋体"/>
                <w:sz w:val="24"/>
                <w:szCs w:val="24"/>
              </w:rPr>
              <w:t xml:space="preserve">IFI</w:t>
            </w:r>
          </w:p>
        </w:tc>
        <w:tc>
          <w:tcPr>
            <w:tcW w:w="818" w:type="dxa"/>
          </w:tcPr>
          <w:p w14:paraId="1A2B3E13" w14:textId="77777777" w:rsidR="00A1B2C3" w:rsidRDefault="00A1B2C3">
            <w:r w:rsidRPr="00C4D5E6">
              <w:rPr>
                <w:rFonts w:ascii="Times New Roman" w:hAnsi="Times New Roman" w:eastAsia="宋体"/>
                <w:sz w:val="24"/>
                <w:szCs w:val="24"/>
              </w:rPr>
              <w:t xml:space="preserve">51</w:t>
            </w:r>
          </w:p>
        </w:tc>
        <w:tc>
          <w:tcPr>
            <w:tcW w:w="818" w:type="dxa"/>
          </w:tcPr>
          <w:p w14:paraId="1A2B3E14" w14:textId="77777777" w:rsidR="00A1B2C3" w:rsidRDefault="00A1B2C3">
            <w:r w:rsidRPr="00C4D5E6">
              <w:rPr>
                <w:rFonts w:ascii="Times New Roman" w:hAnsi="Times New Roman" w:eastAsia="宋体"/>
                <w:sz w:val="24"/>
                <w:szCs w:val="24"/>
              </w:rPr>
              <w:t xml:space="preserve">ESCC</w:t>
            </w:r>
          </w:p>
        </w:tc>
        <w:tc>
          <w:tcPr>
            <w:tcW w:w="818" w:type="dxa"/>
          </w:tcPr>
          <w:p w14:paraId="1A2B3E15" w14:textId="77777777" w:rsidR="00A1B2C3" w:rsidRDefault="00A1B2C3">
            <w:r w:rsidRPr="00C4D5E6">
              <w:rPr>
                <w:rFonts w:ascii="Times New Roman" w:hAnsi="Times New Roman" w:eastAsia="宋体"/>
                <w:sz w:val="24"/>
                <w:szCs w:val="24"/>
              </w:rPr>
              <w:t xml:space="preserve">2004.9-2006.4</w:t>
            </w:r>
          </w:p>
        </w:tc>
        <w:tc>
          <w:tcPr>
            <w:tcW w:w="818" w:type="dxa"/>
          </w:tcPr>
          <w:p w14:paraId="1A2B3E16" w14:textId="77777777" w:rsidR="00A1B2C3" w:rsidRDefault="00A1B2C3">
            <w:r w:rsidRPr="00C4D5E6">
              <w:rPr>
                <w:rFonts w:ascii="Times New Roman" w:hAnsi="Times New Roman" w:eastAsia="宋体"/>
                <w:sz w:val="24"/>
                <w:szCs w:val="24"/>
              </w:rPr>
              <w:t xml:space="preserve">62(39-74)</w:t>
            </w:r>
          </w:p>
        </w:tc>
        <w:tc>
          <w:tcPr>
            <w:tcW w:w="818" w:type="dxa"/>
          </w:tcPr>
          <w:p w14:paraId="1A2B3E17" w14:textId="77777777" w:rsidR="00A1B2C3" w:rsidRDefault="00A1B2C3">
            <w:r w:rsidRPr="00C4D5E6">
              <w:rPr>
                <w:rFonts w:ascii="Times New Roman" w:hAnsi="Times New Roman" w:eastAsia="宋体"/>
                <w:sz w:val="24"/>
                <w:szCs w:val="24"/>
              </w:rPr>
              <w:t xml:space="preserve">37(2-47)</w:t>
            </w:r>
          </w:p>
        </w:tc>
        <w:tc>
          <w:tcPr>
            <w:tcW w:w="818" w:type="dxa"/>
          </w:tcPr>
          <w:p w14:paraId="1A2B3E18" w14:textId="77777777" w:rsidR="00A1B2C3" w:rsidRDefault="00A1B2C3">
            <w:r w:rsidRPr="00C4D5E6">
              <w:rPr>
                <w:rFonts w:ascii="Times New Roman" w:hAnsi="Times New Roman" w:eastAsia="宋体"/>
                <w:sz w:val="24"/>
                <w:szCs w:val="24"/>
              </w:rPr>
              <w:t xml:space="preserve">c:33ut:69</w:t>
            </w:r>
          </w:p>
        </w:tc>
        <w:tc>
          <w:tcPr>
            <w:tcW w:w="818" w:type="dxa"/>
          </w:tcPr>
          <w:p w14:paraId="1A2B3E19" w14:textId="77777777" w:rsidR="00A1B2C3" w:rsidRDefault="00A1B2C3">
            <w:r w:rsidRPr="00C4D5E6">
              <w:rPr>
                <w:rFonts w:ascii="Times New Roman" w:hAnsi="Times New Roman" w:eastAsia="宋体"/>
                <w:sz w:val="24"/>
                <w:szCs w:val="24"/>
              </w:rPr>
              <w:t xml:space="preserve">–</w:t>
            </w:r>
          </w:p>
        </w:tc>
      </w:tr>
      <w:tr>
        <w:tc>
          <w:tcPr>
            <w:tcW w:w="818" w:type="dxa"/>
          </w:tcPr>
          <w:p w14:paraId="1A2B3E1A" w14:textId="77777777" w:rsidR="00A1B2C3" w:rsidRDefault="00A1B2C3"/>
        </w:tc>
        <w:tc>
          <w:tcPr>
            <w:tcW w:w="818" w:type="dxa"/>
          </w:tcPr>
          <w:p w14:paraId="1A2B3E1B" w14:textId="77777777" w:rsidR="00A1B2C3" w:rsidRDefault="00A1B2C3"/>
        </w:tc>
        <w:tc>
          <w:tcPr>
            <w:tcW w:w="818" w:type="dxa"/>
          </w:tcPr>
          <w:p w14:paraId="1A2B3E1C" w14:textId="77777777" w:rsidR="00A1B2C3" w:rsidRDefault="00A1B2C3"/>
        </w:tc>
        <w:tc>
          <w:tcPr>
            <w:tcW w:w="818" w:type="dxa"/>
          </w:tcPr>
          <w:p w14:paraId="1A2B3E1D" w14:textId="77777777" w:rsidR="00A1B2C3" w:rsidRDefault="00A1B2C3">
            <w:r w:rsidRPr="00C4D5E6">
              <w:rPr>
                <w:rFonts w:ascii="Times New Roman" w:hAnsi="Times New Roman" w:eastAsia="宋体"/>
                <w:sz w:val="24"/>
                <w:szCs w:val="24"/>
              </w:rPr>
              <w:t xml:space="preserve">ENI</w:t>
            </w:r>
          </w:p>
        </w:tc>
        <w:tc>
          <w:tcPr>
            <w:tcW w:w="818" w:type="dxa"/>
          </w:tcPr>
          <w:p w14:paraId="1A2B3E1E" w14:textId="77777777" w:rsidR="00A1B2C3" w:rsidRDefault="00A1B2C3">
            <w:r w:rsidRPr="00C4D5E6">
              <w:rPr>
                <w:rFonts w:ascii="Times New Roman" w:hAnsi="Times New Roman" w:eastAsia="宋体"/>
                <w:sz w:val="24"/>
                <w:szCs w:val="24"/>
              </w:rPr>
              <w:t xml:space="preserve">51</w:t>
            </w:r>
          </w:p>
        </w:tc>
        <w:tc>
          <w:tcPr>
            <w:tcW w:w="818" w:type="dxa"/>
          </w:tcPr>
          <w:p w14:paraId="1A2B3E1F" w14:textId="77777777" w:rsidR="00A1B2C3" w:rsidRDefault="00A1B2C3"/>
        </w:tc>
        <w:tc>
          <w:tcPr>
            <w:tcW w:w="818" w:type="dxa"/>
          </w:tcPr>
          <w:p w14:paraId="1A2B3E20" w14:textId="77777777" w:rsidR="00A1B2C3" w:rsidRDefault="00A1B2C3"/>
        </w:tc>
        <w:tc>
          <w:tcPr>
            <w:tcW w:w="818" w:type="dxa"/>
          </w:tcPr>
          <w:p w14:paraId="1A2B3E21" w14:textId="77777777" w:rsidR="00A1B2C3" w:rsidRDefault="00A1B2C3"/>
        </w:tc>
        <w:tc>
          <w:tcPr>
            <w:tcW w:w="818" w:type="dxa"/>
          </w:tcPr>
          <w:p w14:paraId="1A2B3E22" w14:textId="77777777" w:rsidR="00A1B2C3" w:rsidRDefault="00A1B2C3"/>
        </w:tc>
        <w:tc>
          <w:tcPr>
            <w:tcW w:w="818" w:type="dxa"/>
          </w:tcPr>
          <w:p w14:paraId="1A2B3E23" w14:textId="77777777" w:rsidR="00A1B2C3" w:rsidRDefault="00A1B2C3"/>
        </w:tc>
        <w:tc>
          <w:tcPr>
            <w:tcW w:w="818" w:type="dxa"/>
          </w:tcPr>
          <w:p w14:paraId="1A2B3E24" w14:textId="77777777" w:rsidR="00A1B2C3" w:rsidRDefault="00A1B2C3">
            <w:r w:rsidRPr="00C4D5E6">
              <w:rPr>
                <w:rFonts w:ascii="Times New Roman" w:hAnsi="Times New Roman" w:eastAsia="宋体"/>
                <w:sz w:val="24"/>
                <w:szCs w:val="24"/>
              </w:rPr>
              <w:t xml:space="preserve">–</w:t>
            </w:r>
          </w:p>
        </w:tc>
      </w:tr>
    </w:tbl>
    <w:p w14:paraId="1A2B3E25" w14:textId="77777777" w:rsidR="00A1B2C3" w:rsidRDefault="00A1B2C3">
      <w:pPr>
        <w:spacing w:line="480" w:lineRule="auto"/>
        <w:ind w:firstLine="480"/>
        <w:jc w:val="both"/>
      </w:pPr>
      <w:r w:rsidRPr="00C4D5E6">
        <w:rPr>
          <w:i/>
          <w:rFonts w:ascii="Times New Roman" w:hAnsi="Times New Roman" w:eastAsia="宋体"/>
          <w:sz w:val="24"/>
          <w:szCs w:val="24"/>
        </w:rPr>
        <w:t xml:space="preserve">IFI, Involved Field Irradiation; ENI, Elective Nodal Irradiation; ESCC, Esophageal squamous cell carcinoma; c, cervical; t, thoracic; ut, upper thoracic; mt, middle thoracic; lt, lower thoracic.</w:t>
      </w:r>
    </w:p>
    <w:p w14:paraId="1A2B3E26" w14:textId="77777777" w:rsidR="00A1B2C3" w:rsidRDefault="00A1B2C3">
      <w:pPr>
        <w:pStyle w:val="Heading3"/>
      </w:pPr>
      <w:r w:rsidRPr="00C4D5E6">
        <w:rPr>
          <w:rFonts w:ascii="Times New Roman" w:hAnsi="Times New Roman" w:eastAsia="宋体"/>
          <w:sz w:val="24"/>
          <w:szCs w:val="24"/>
        </w:rPr>
        <w:t xml:space="preserve">OS Rates</w:t>
      </w:r>
    </w:p>
    <w:p w14:paraId="1A2B3E27" w14:textId="77777777" w:rsidR="00A1B2C3" w:rsidRDefault="00A1B2C3">
      <w:pPr>
        <w:spacing w:line="480" w:lineRule="auto"/>
        <w:ind w:firstLine="480"/>
        <w:jc w:val="both"/>
      </w:pPr>
      <w:r w:rsidRPr="00C4D5E6">
        <w:rPr>
          <w:rFonts w:ascii="Times New Roman" w:hAnsi="Times New Roman" w:eastAsia="宋体"/>
          <w:sz w:val="24"/>
          <w:szCs w:val="24"/>
        </w:rPr>
        <w:t xml:space="preserve">A total of 18 studies ([22]–[29], [31], [32], [34], [36]–[38], [41]–[44]) analyzed the 1-year OS rates ( </w:t>
      </w:r>
      <w:r w:rsidRPr="00C4D5E6">
        <w:rPr>
          <w:b/>
          <w:rFonts w:ascii="Times New Roman" w:hAnsi="Times New Roman" w:eastAsia="宋体"/>
          <w:sz w:val="24"/>
          <w:szCs w:val="24"/>
        </w:rPr>
        <w:t xml:space="preserve">Figure 2A</w:t>
      </w:r>
      <w:r w:rsidRPr="00C4D5E6">
        <w:rPr>
          <w:rFonts w:ascii="Times New Roman" w:hAnsi="Times New Roman" w:eastAsia="宋体"/>
          <w:sz w:val="24"/>
          <w:szCs w:val="24"/>
        </w:rPr>
        <w:t xml:space="preserve">), including 6 RCTs ([23], [25], [29], [41], [43], [44]) and 12 non-RCTs ([22], [24], [26]–[28], [31], [32], [34], [36]–[38], [42]). No significant differences were observed between the IFI and ENI groups (pooled Risk Ratio [RR], 0.97; 95% confidence interval [CI], 0.94–1.01; P = 0.14, high certainty) with no significant heterogeneity (P = 0.34; I2 = 10%). As the studies performed by Q. F. Li et al. ([26]) and Zhu et al. ([22]) contributed significantly and weighted similarly, we conducted a sensitivity analysis. Removing these did not change the 1-year OS rates. With regard to subgroup, the study type ( </w:t>
      </w:r>
      <w:r w:rsidRPr="00C4D5E6">
        <w:rPr>
          <w:b/>
          <w:rFonts w:ascii="Times New Roman" w:hAnsi="Times New Roman" w:eastAsia="宋体"/>
          <w:sz w:val="24"/>
          <w:szCs w:val="24"/>
        </w:rPr>
        <w:t xml:space="preserve">Supplementary Figure 1A</w:t>
      </w:r>
      <w:r w:rsidRPr="00C4D5E6">
        <w:rPr>
          <w:rFonts w:ascii="Times New Roman" w:hAnsi="Times New Roman" w:eastAsia="宋体"/>
          <w:sz w:val="24"/>
          <w:szCs w:val="24"/>
        </w:rPr>
        <w:t xml:space="preserve"> for RCTs group, and </w:t>
      </w:r>
      <w:r w:rsidRPr="00C4D5E6">
        <w:rPr>
          <w:b/>
          <w:rFonts w:ascii="Times New Roman" w:hAnsi="Times New Roman" w:eastAsia="宋体"/>
          <w:sz w:val="24"/>
          <w:szCs w:val="24"/>
        </w:rPr>
        <w:t xml:space="preserve">Supplementary Figure 1B</w:t>
      </w:r>
      <w:r w:rsidRPr="00C4D5E6">
        <w:rPr>
          <w:rFonts w:ascii="Times New Roman" w:hAnsi="Times New Roman" w:eastAsia="宋体"/>
          <w:sz w:val="24"/>
          <w:szCs w:val="24"/>
        </w:rPr>
        <w:t xml:space="preserve"> for non-RCTs group), the type of radiotherapy ( </w:t>
      </w:r>
      <w:r w:rsidRPr="00C4D5E6">
        <w:rPr>
          <w:b/>
          <w:rFonts w:ascii="Times New Roman" w:hAnsi="Times New Roman" w:eastAsia="宋体"/>
          <w:sz w:val="24"/>
          <w:szCs w:val="24"/>
        </w:rPr>
        <w:t xml:space="preserve">Supplementary Figure 2A</w:t>
      </w:r>
      <w:r w:rsidRPr="00C4D5E6">
        <w:rPr>
          <w:rFonts w:ascii="Times New Roman" w:hAnsi="Times New Roman" w:eastAsia="宋体"/>
          <w:sz w:val="24"/>
          <w:szCs w:val="24"/>
        </w:rPr>
        <w:t xml:space="preserve"> for the 3D-CRT group, </w:t>
      </w:r>
      <w:r w:rsidRPr="00C4D5E6">
        <w:rPr>
          <w:b/>
          <w:rFonts w:ascii="Times New Roman" w:hAnsi="Times New Roman" w:eastAsia="宋体"/>
          <w:sz w:val="24"/>
          <w:szCs w:val="24"/>
        </w:rPr>
        <w:t xml:space="preserve">Supplementary Figure 2B</w:t>
      </w:r>
      <w:r w:rsidRPr="00C4D5E6">
        <w:rPr>
          <w:rFonts w:ascii="Times New Roman" w:hAnsi="Times New Roman" w:eastAsia="宋体"/>
          <w:sz w:val="24"/>
          <w:szCs w:val="24"/>
        </w:rPr>
        <w:t xml:space="preserve"> for IMRT group, and </w:t>
      </w:r>
      <w:r w:rsidRPr="00C4D5E6">
        <w:rPr>
          <w:b/>
          <w:rFonts w:ascii="Times New Roman" w:hAnsi="Times New Roman" w:eastAsia="宋体"/>
          <w:sz w:val="24"/>
          <w:szCs w:val="24"/>
        </w:rPr>
        <w:t xml:space="preserve">Supplementary Figure 2C</w:t>
      </w:r>
      <w:r w:rsidRPr="00C4D5E6">
        <w:rPr>
          <w:rFonts w:ascii="Times New Roman" w:hAnsi="Times New Roman" w:eastAsia="宋体"/>
          <w:sz w:val="24"/>
          <w:szCs w:val="24"/>
        </w:rPr>
        <w:t xml:space="preserve"> for 3D-IMRT–mixed group), the type of pathology ( </w:t>
      </w:r>
      <w:r w:rsidRPr="00C4D5E6">
        <w:rPr>
          <w:b/>
          <w:rFonts w:ascii="Times New Roman" w:hAnsi="Times New Roman" w:eastAsia="宋体"/>
          <w:sz w:val="24"/>
          <w:szCs w:val="24"/>
        </w:rPr>
        <w:t xml:space="preserve">Supplementary Figure 3A</w:t>
      </w:r>
      <w:r w:rsidRPr="00C4D5E6">
        <w:rPr>
          <w:rFonts w:ascii="Times New Roman" w:hAnsi="Times New Roman" w:eastAsia="宋体"/>
          <w:sz w:val="24"/>
          <w:szCs w:val="24"/>
        </w:rPr>
        <w:t xml:space="preserve"> for the ESCC group, and </w:t>
      </w:r>
      <w:r w:rsidRPr="00C4D5E6">
        <w:rPr>
          <w:b/>
          <w:rFonts w:ascii="Times New Roman" w:hAnsi="Times New Roman" w:eastAsia="宋体"/>
          <w:sz w:val="24"/>
          <w:szCs w:val="24"/>
        </w:rPr>
        <w:t xml:space="preserve">Supplementary Figure 3B</w:t>
      </w:r>
      <w:r w:rsidRPr="00C4D5E6">
        <w:rPr>
          <w:rFonts w:ascii="Times New Roman" w:hAnsi="Times New Roman" w:eastAsia="宋体"/>
          <w:sz w:val="24"/>
          <w:szCs w:val="24"/>
        </w:rPr>
        <w:t xml:space="preserve"> for ESCC-mixed group), and the type of chemotherapy received ( </w:t>
      </w:r>
      <w:r w:rsidRPr="00C4D5E6">
        <w:rPr>
          <w:b/>
          <w:rFonts w:ascii="Times New Roman" w:hAnsi="Times New Roman" w:eastAsia="宋体"/>
          <w:sz w:val="24"/>
          <w:szCs w:val="24"/>
        </w:rPr>
        <w:t xml:space="preserve">Supplementary Figure 4A</w:t>
      </w:r>
      <w:r w:rsidRPr="00C4D5E6">
        <w:rPr>
          <w:rFonts w:ascii="Times New Roman" w:hAnsi="Times New Roman" w:eastAsia="宋体"/>
          <w:sz w:val="24"/>
          <w:szCs w:val="24"/>
        </w:rPr>
        <w:t xml:space="preserve"> for the CCRT group, </w:t>
      </w:r>
      <w:r w:rsidRPr="00C4D5E6">
        <w:rPr>
          <w:b/>
          <w:rFonts w:ascii="Times New Roman" w:hAnsi="Times New Roman" w:eastAsia="宋体"/>
          <w:sz w:val="24"/>
          <w:szCs w:val="24"/>
        </w:rPr>
        <w:t xml:space="preserve">Supplementary Figure 4B</w:t>
      </w:r>
      <w:r w:rsidRPr="00C4D5E6">
        <w:rPr>
          <w:rFonts w:ascii="Times New Roman" w:hAnsi="Times New Roman" w:eastAsia="宋体"/>
          <w:sz w:val="24"/>
          <w:szCs w:val="24"/>
        </w:rPr>
        <w:t xml:space="preserve"> for CCRT+CT group, and </w:t>
      </w:r>
      <w:r w:rsidRPr="00C4D5E6">
        <w:rPr>
          <w:b/>
          <w:rFonts w:ascii="Times New Roman" w:hAnsi="Times New Roman" w:eastAsia="宋体"/>
          <w:sz w:val="24"/>
          <w:szCs w:val="24"/>
        </w:rPr>
        <w:t xml:space="preserve">Supplementary Figure 4C</w:t>
      </w:r>
      <w:r w:rsidRPr="00C4D5E6">
        <w:rPr>
          <w:rFonts w:ascii="Times New Roman" w:hAnsi="Times New Roman" w:eastAsia="宋体"/>
          <w:sz w:val="24"/>
          <w:szCs w:val="24"/>
        </w:rPr>
        <w:t xml:space="preserve"> for CRT-mixed group), there were no substantial differences between them.</w:t>
      </w:r>
    </w:p>
    <w:p w14:paraId="1A2B3E28"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Forest plot of 1- (A), 2- (B), 3- (C) and 5-years (D) overall survival rate. IFI, involved field irradiation; ENI, elective nodal irradiation; M-H, Mantel-Haenszel; CI, confidence interval.</w:t>
      </w:r>
    </w:p>
    <w:p w14:paraId="1A2B3E29" w14:textId="77777777" w:rsidR="00A1B2C3" w:rsidRDefault="00A1B2C3">
      <w:pPr>
        <w:spacing w:line="480" w:lineRule="auto"/>
        <w:ind w:firstLine="480"/>
        <w:jc w:val="both"/>
      </w:pPr>
      <w:r w:rsidRPr="00C4D5E6">
        <w:rPr>
          <w:rFonts w:ascii="Times New Roman" w:hAnsi="Times New Roman" w:eastAsia="宋体"/>
          <w:sz w:val="24"/>
          <w:szCs w:val="24"/>
        </w:rPr>
        <w:t xml:space="preserve">Overall, 15 studies ([23]–[26], [28], [29], [31], [32], [34], [36]–[38], [41], [43], [44]) analyzed the 2-year OS rates ( </w:t>
      </w:r>
      <w:r w:rsidRPr="00C4D5E6">
        <w:rPr>
          <w:b/>
          <w:rFonts w:ascii="Times New Roman" w:hAnsi="Times New Roman" w:eastAsia="宋体"/>
          <w:sz w:val="24"/>
          <w:szCs w:val="24"/>
        </w:rPr>
        <w:t xml:space="preserve">Figure 2B</w:t>
      </w:r>
      <w:r w:rsidRPr="00C4D5E6">
        <w:rPr>
          <w:rFonts w:ascii="Times New Roman" w:hAnsi="Times New Roman" w:eastAsia="宋体"/>
          <w:sz w:val="24"/>
          <w:szCs w:val="24"/>
        </w:rPr>
        <w:t xml:space="preserve">), including 6 RCTs ([23], [25], [29], [41], [43], [44]) and 9 non-RCTs ([24], [26], [28], [31], [32], [34], [36]–[38]). No significant differences were observed between two groups (pooled RR, 0.99; 95% CI, 0.92–1.05; P = 0.70; high certainty) with no significant heterogeneity (P = 0.05; I2 = 41%). As the study by Q. F. Li et al. ([26]) contributed significantly, we conducted a sensitivity analysis. Removing this did not change the 2-year OS rates. With regard to subgroup, the study type ( </w:t>
      </w:r>
      <w:r w:rsidRPr="00C4D5E6">
        <w:rPr>
          <w:b/>
          <w:rFonts w:ascii="Times New Roman" w:hAnsi="Times New Roman" w:eastAsia="宋体"/>
          <w:sz w:val="24"/>
          <w:szCs w:val="24"/>
        </w:rPr>
        <w:t xml:space="preserve">Supplementary Figure 5A</w:t>
      </w:r>
      <w:r w:rsidRPr="00C4D5E6">
        <w:rPr>
          <w:rFonts w:ascii="Times New Roman" w:hAnsi="Times New Roman" w:eastAsia="宋体"/>
          <w:sz w:val="24"/>
          <w:szCs w:val="24"/>
        </w:rPr>
        <w:t xml:space="preserve"> for RCTs group, and </w:t>
      </w:r>
      <w:r w:rsidRPr="00C4D5E6">
        <w:rPr>
          <w:b/>
          <w:rFonts w:ascii="Times New Roman" w:hAnsi="Times New Roman" w:eastAsia="宋体"/>
          <w:sz w:val="24"/>
          <w:szCs w:val="24"/>
        </w:rPr>
        <w:t xml:space="preserve">Supplementary Figure 5B</w:t>
      </w:r>
      <w:r w:rsidRPr="00C4D5E6">
        <w:rPr>
          <w:rFonts w:ascii="Times New Roman" w:hAnsi="Times New Roman" w:eastAsia="宋体"/>
          <w:sz w:val="24"/>
          <w:szCs w:val="24"/>
        </w:rPr>
        <w:t xml:space="preserve"> for non-RCTs group), the type of radiotherapy ( </w:t>
      </w:r>
      <w:r w:rsidRPr="00C4D5E6">
        <w:rPr>
          <w:b/>
          <w:rFonts w:ascii="Times New Roman" w:hAnsi="Times New Roman" w:eastAsia="宋体"/>
          <w:sz w:val="24"/>
          <w:szCs w:val="24"/>
        </w:rPr>
        <w:t xml:space="preserve">Supplementary Figure 6A</w:t>
      </w:r>
      <w:r w:rsidRPr="00C4D5E6">
        <w:rPr>
          <w:rFonts w:ascii="Times New Roman" w:hAnsi="Times New Roman" w:eastAsia="宋体"/>
          <w:sz w:val="24"/>
          <w:szCs w:val="24"/>
        </w:rPr>
        <w:t xml:space="preserve"> for the 3D-CRT group, </w:t>
      </w:r>
      <w:r w:rsidRPr="00C4D5E6">
        <w:rPr>
          <w:b/>
          <w:rFonts w:ascii="Times New Roman" w:hAnsi="Times New Roman" w:eastAsia="宋体"/>
          <w:sz w:val="24"/>
          <w:szCs w:val="24"/>
        </w:rPr>
        <w:t xml:space="preserve">Supplementary Figure 6B</w:t>
      </w:r>
      <w:r w:rsidRPr="00C4D5E6">
        <w:rPr>
          <w:rFonts w:ascii="Times New Roman" w:hAnsi="Times New Roman" w:eastAsia="宋体"/>
          <w:sz w:val="24"/>
          <w:szCs w:val="24"/>
        </w:rPr>
        <w:t xml:space="preserve"> for IMRT group, and </w:t>
      </w:r>
      <w:r w:rsidRPr="00C4D5E6">
        <w:rPr>
          <w:b/>
          <w:rFonts w:ascii="Times New Roman" w:hAnsi="Times New Roman" w:eastAsia="宋体"/>
          <w:sz w:val="24"/>
          <w:szCs w:val="24"/>
        </w:rPr>
        <w:t xml:space="preserve">Supplementary Figure 6C</w:t>
      </w:r>
      <w:r w:rsidRPr="00C4D5E6">
        <w:rPr>
          <w:rFonts w:ascii="Times New Roman" w:hAnsi="Times New Roman" w:eastAsia="宋体"/>
          <w:sz w:val="24"/>
          <w:szCs w:val="24"/>
        </w:rPr>
        <w:t xml:space="preserve"> for 3D-IMRT–mixed group), the type of pathology ( </w:t>
      </w:r>
      <w:r w:rsidRPr="00C4D5E6">
        <w:rPr>
          <w:b/>
          <w:rFonts w:ascii="Times New Roman" w:hAnsi="Times New Roman" w:eastAsia="宋体"/>
          <w:sz w:val="24"/>
          <w:szCs w:val="24"/>
        </w:rPr>
        <w:t xml:space="preserve">Supplementary Figure 7A</w:t>
      </w:r>
      <w:r w:rsidRPr="00C4D5E6">
        <w:rPr>
          <w:rFonts w:ascii="Times New Roman" w:hAnsi="Times New Roman" w:eastAsia="宋体"/>
          <w:sz w:val="24"/>
          <w:szCs w:val="24"/>
        </w:rPr>
        <w:t xml:space="preserve"> for the ESCC group, and </w:t>
      </w:r>
      <w:r w:rsidRPr="00C4D5E6">
        <w:rPr>
          <w:b/>
          <w:rFonts w:ascii="Times New Roman" w:hAnsi="Times New Roman" w:eastAsia="宋体"/>
          <w:sz w:val="24"/>
          <w:szCs w:val="24"/>
        </w:rPr>
        <w:t xml:space="preserve">Supplementary Figure 7B</w:t>
      </w:r>
      <w:r w:rsidRPr="00C4D5E6">
        <w:rPr>
          <w:rFonts w:ascii="Times New Roman" w:hAnsi="Times New Roman" w:eastAsia="宋体"/>
          <w:sz w:val="24"/>
          <w:szCs w:val="24"/>
        </w:rPr>
        <w:t xml:space="preserve"> for ESCC-mixed group), and the type of chemotherapy received ( </w:t>
      </w:r>
      <w:r w:rsidRPr="00C4D5E6">
        <w:rPr>
          <w:b/>
          <w:rFonts w:ascii="Times New Roman" w:hAnsi="Times New Roman" w:eastAsia="宋体"/>
          <w:sz w:val="24"/>
          <w:szCs w:val="24"/>
        </w:rPr>
        <w:t xml:space="preserve">Supplementary Figure 8A</w:t>
      </w:r>
      <w:r w:rsidRPr="00C4D5E6">
        <w:rPr>
          <w:rFonts w:ascii="Times New Roman" w:hAnsi="Times New Roman" w:eastAsia="宋体"/>
          <w:sz w:val="24"/>
          <w:szCs w:val="24"/>
        </w:rPr>
        <w:t xml:space="preserve"> for the CCRT group, </w:t>
      </w:r>
      <w:r w:rsidRPr="00C4D5E6">
        <w:rPr>
          <w:b/>
          <w:rFonts w:ascii="Times New Roman" w:hAnsi="Times New Roman" w:eastAsia="宋体"/>
          <w:sz w:val="24"/>
          <w:szCs w:val="24"/>
        </w:rPr>
        <w:t xml:space="preserve">Supplementary Figure 8B</w:t>
      </w:r>
      <w:r w:rsidRPr="00C4D5E6">
        <w:rPr>
          <w:rFonts w:ascii="Times New Roman" w:hAnsi="Times New Roman" w:eastAsia="宋体"/>
          <w:sz w:val="24"/>
          <w:szCs w:val="24"/>
        </w:rPr>
        <w:t xml:space="preserve"> for CCRT+CT group, and </w:t>
      </w:r>
      <w:r w:rsidRPr="00C4D5E6">
        <w:rPr>
          <w:b/>
          <w:rFonts w:ascii="Times New Roman" w:hAnsi="Times New Roman" w:eastAsia="宋体"/>
          <w:sz w:val="24"/>
          <w:szCs w:val="24"/>
        </w:rPr>
        <w:t xml:space="preserve">Supplementary Figure 8C</w:t>
      </w:r>
      <w:r w:rsidRPr="00C4D5E6">
        <w:rPr>
          <w:rFonts w:ascii="Times New Roman" w:hAnsi="Times New Roman" w:eastAsia="宋体"/>
          <w:sz w:val="24"/>
          <w:szCs w:val="24"/>
        </w:rPr>
        <w:t xml:space="preserve"> for CRT-mixed group), there were no substantial differences between them.</w:t>
      </w:r>
    </w:p>
    <w:p w14:paraId="1A2B3E2A" w14:textId="77777777" w:rsidR="00A1B2C3" w:rsidRDefault="00A1B2C3">
      <w:pPr>
        <w:spacing w:line="480" w:lineRule="auto"/>
        <w:ind w:firstLine="480"/>
        <w:jc w:val="both"/>
      </w:pPr>
      <w:r w:rsidRPr="00C4D5E6">
        <w:rPr>
          <w:rFonts w:ascii="Times New Roman" w:hAnsi="Times New Roman" w:eastAsia="宋体"/>
          <w:sz w:val="24"/>
          <w:szCs w:val="24"/>
        </w:rPr>
        <w:t xml:space="preserve">Notably, 20 studies ([22]–[29], [31]–[34], [36]–[38], [40]–[44]) analyzed the 3-year OS rates, including 6 RCTs ([23], [25], [29], [41], [43], [44]) and 14 non-RCTs ([22], [24], [26]–[28], [31]–[34], [36]–[38], [40], [42]). No significant differences were observed, although obvious heterogeneities were found among these studies (P &lt; 0.00001; I2, 71%). As studies by Nakatani et al. ([24]), Q. F. Li et al. ([26]), and Zhu et al. ([22]) contributed significantly and weighted similarly, we excluded these three studies and found that the 3-year OS rates remained unchanged (pooled RR, 0.93; 95% CI, 0.85–1.02; P = 0.15; moderate certainty), with no significant heterogeneity (P = 0.15; I2, 31%; </w:t>
      </w:r>
      <w:r w:rsidRPr="00C4D5E6">
        <w:rPr>
          <w:b/>
          <w:rFonts w:ascii="Times New Roman" w:hAnsi="Times New Roman" w:eastAsia="宋体"/>
          <w:sz w:val="24"/>
          <w:szCs w:val="24"/>
        </w:rPr>
        <w:t xml:space="preserve">Figure 2C</w:t>
      </w:r>
      <w:r w:rsidRPr="00C4D5E6">
        <w:rPr>
          <w:rFonts w:ascii="Times New Roman" w:hAnsi="Times New Roman" w:eastAsia="宋体"/>
          <w:sz w:val="24"/>
          <w:szCs w:val="24"/>
        </w:rPr>
        <w:t xml:space="preserve">). With regard to subgroup, the study type ( </w:t>
      </w:r>
      <w:r w:rsidRPr="00C4D5E6">
        <w:rPr>
          <w:b/>
          <w:rFonts w:ascii="Times New Roman" w:hAnsi="Times New Roman" w:eastAsia="宋体"/>
          <w:sz w:val="24"/>
          <w:szCs w:val="24"/>
        </w:rPr>
        <w:t xml:space="preserve">Supplementary Figure 9A</w:t>
      </w:r>
      <w:r w:rsidRPr="00C4D5E6">
        <w:rPr>
          <w:rFonts w:ascii="Times New Roman" w:hAnsi="Times New Roman" w:eastAsia="宋体"/>
          <w:sz w:val="24"/>
          <w:szCs w:val="24"/>
        </w:rPr>
        <w:t xml:space="preserve"> for RCTs group, and </w:t>
      </w:r>
      <w:r w:rsidRPr="00C4D5E6">
        <w:rPr>
          <w:b/>
          <w:rFonts w:ascii="Times New Roman" w:hAnsi="Times New Roman" w:eastAsia="宋体"/>
          <w:sz w:val="24"/>
          <w:szCs w:val="24"/>
        </w:rPr>
        <w:t xml:space="preserve">Supplementary Figure 9B</w:t>
      </w:r>
      <w:r w:rsidRPr="00C4D5E6">
        <w:rPr>
          <w:rFonts w:ascii="Times New Roman" w:hAnsi="Times New Roman" w:eastAsia="宋体"/>
          <w:sz w:val="24"/>
          <w:szCs w:val="24"/>
        </w:rPr>
        <w:t xml:space="preserve"> for non-RCTs group), the type of radiotherapy ( </w:t>
      </w:r>
      <w:r w:rsidRPr="00C4D5E6">
        <w:rPr>
          <w:b/>
          <w:rFonts w:ascii="Times New Roman" w:hAnsi="Times New Roman" w:eastAsia="宋体"/>
          <w:sz w:val="24"/>
          <w:szCs w:val="24"/>
        </w:rPr>
        <w:t xml:space="preserve">Supplementary Figure 10A</w:t>
      </w:r>
      <w:r w:rsidRPr="00C4D5E6">
        <w:rPr>
          <w:rFonts w:ascii="Times New Roman" w:hAnsi="Times New Roman" w:eastAsia="宋体"/>
          <w:sz w:val="24"/>
          <w:szCs w:val="24"/>
        </w:rPr>
        <w:t xml:space="preserve"> for the 3D-CRT group, </w:t>
      </w:r>
      <w:r w:rsidRPr="00C4D5E6">
        <w:rPr>
          <w:b/>
          <w:rFonts w:ascii="Times New Roman" w:hAnsi="Times New Roman" w:eastAsia="宋体"/>
          <w:sz w:val="24"/>
          <w:szCs w:val="24"/>
        </w:rPr>
        <w:t xml:space="preserve">Supplementary Figure 10B</w:t>
      </w:r>
      <w:r w:rsidRPr="00C4D5E6">
        <w:rPr>
          <w:rFonts w:ascii="Times New Roman" w:hAnsi="Times New Roman" w:eastAsia="宋体"/>
          <w:sz w:val="24"/>
          <w:szCs w:val="24"/>
        </w:rPr>
        <w:t xml:space="preserve"> for IMRT group, and </w:t>
      </w:r>
      <w:r w:rsidRPr="00C4D5E6">
        <w:rPr>
          <w:b/>
          <w:rFonts w:ascii="Times New Roman" w:hAnsi="Times New Roman" w:eastAsia="宋体"/>
          <w:sz w:val="24"/>
          <w:szCs w:val="24"/>
        </w:rPr>
        <w:t xml:space="preserve">Supplementary Figure 10C</w:t>
      </w:r>
      <w:r w:rsidRPr="00C4D5E6">
        <w:rPr>
          <w:rFonts w:ascii="Times New Roman" w:hAnsi="Times New Roman" w:eastAsia="宋体"/>
          <w:sz w:val="24"/>
          <w:szCs w:val="24"/>
        </w:rPr>
        <w:t xml:space="preserve"> for 3D-IMRT–mixed group), the type of pathology ( </w:t>
      </w:r>
      <w:r w:rsidRPr="00C4D5E6">
        <w:rPr>
          <w:b/>
          <w:rFonts w:ascii="Times New Roman" w:hAnsi="Times New Roman" w:eastAsia="宋体"/>
          <w:sz w:val="24"/>
          <w:szCs w:val="24"/>
        </w:rPr>
        <w:t xml:space="preserve">Supplementary Figure 11A</w:t>
      </w:r>
      <w:r w:rsidRPr="00C4D5E6">
        <w:rPr>
          <w:rFonts w:ascii="Times New Roman" w:hAnsi="Times New Roman" w:eastAsia="宋体"/>
          <w:sz w:val="24"/>
          <w:szCs w:val="24"/>
        </w:rPr>
        <w:t xml:space="preserve"> for the ESCC group, and </w:t>
      </w:r>
      <w:r w:rsidRPr="00C4D5E6">
        <w:rPr>
          <w:b/>
          <w:rFonts w:ascii="Times New Roman" w:hAnsi="Times New Roman" w:eastAsia="宋体"/>
          <w:sz w:val="24"/>
          <w:szCs w:val="24"/>
        </w:rPr>
        <w:t xml:space="preserve">Supplementary Figure 11B</w:t>
      </w:r>
      <w:r w:rsidRPr="00C4D5E6">
        <w:rPr>
          <w:rFonts w:ascii="Times New Roman" w:hAnsi="Times New Roman" w:eastAsia="宋体"/>
          <w:sz w:val="24"/>
          <w:szCs w:val="24"/>
        </w:rPr>
        <w:t xml:space="preserve"> for ESCC-mixed group), and the type of chemotherapy received ( </w:t>
      </w:r>
      <w:r w:rsidRPr="00C4D5E6">
        <w:rPr>
          <w:b/>
          <w:rFonts w:ascii="Times New Roman" w:hAnsi="Times New Roman" w:eastAsia="宋体"/>
          <w:sz w:val="24"/>
          <w:szCs w:val="24"/>
        </w:rPr>
        <w:t xml:space="preserve">Supplementary Figure 12A</w:t>
      </w:r>
      <w:r w:rsidRPr="00C4D5E6">
        <w:rPr>
          <w:rFonts w:ascii="Times New Roman" w:hAnsi="Times New Roman" w:eastAsia="宋体"/>
          <w:sz w:val="24"/>
          <w:szCs w:val="24"/>
        </w:rPr>
        <w:t xml:space="preserve"> for the CCRT group, </w:t>
      </w:r>
      <w:r w:rsidRPr="00C4D5E6">
        <w:rPr>
          <w:b/>
          <w:rFonts w:ascii="Times New Roman" w:hAnsi="Times New Roman" w:eastAsia="宋体"/>
          <w:sz w:val="24"/>
          <w:szCs w:val="24"/>
        </w:rPr>
        <w:t xml:space="preserve">Supplementary Figure 12B</w:t>
      </w:r>
      <w:r w:rsidRPr="00C4D5E6">
        <w:rPr>
          <w:rFonts w:ascii="Times New Roman" w:hAnsi="Times New Roman" w:eastAsia="宋体"/>
          <w:sz w:val="24"/>
          <w:szCs w:val="24"/>
        </w:rPr>
        <w:t xml:space="preserve"> for CCRT+CT group, and </w:t>
      </w:r>
      <w:r w:rsidRPr="00C4D5E6">
        <w:rPr>
          <w:b/>
          <w:rFonts w:ascii="Times New Roman" w:hAnsi="Times New Roman" w:eastAsia="宋体"/>
          <w:sz w:val="24"/>
          <w:szCs w:val="24"/>
        </w:rPr>
        <w:t xml:space="preserve">Supplementary Figure 12C</w:t>
      </w:r>
      <w:r w:rsidRPr="00C4D5E6">
        <w:rPr>
          <w:rFonts w:ascii="Times New Roman" w:hAnsi="Times New Roman" w:eastAsia="宋体"/>
          <w:sz w:val="24"/>
          <w:szCs w:val="24"/>
        </w:rPr>
        <w:t xml:space="preserve"> for CRT-mixed group), there were no substantial differences between them.</w:t>
      </w:r>
    </w:p>
    <w:p w14:paraId="1A2B3E2B" w14:textId="77777777" w:rsidR="00A1B2C3" w:rsidRDefault="00A1B2C3">
      <w:pPr>
        <w:spacing w:line="480" w:lineRule="auto"/>
        <w:ind w:firstLine="480"/>
        <w:jc w:val="both"/>
      </w:pPr>
      <w:r w:rsidRPr="00C4D5E6">
        <w:rPr>
          <w:rFonts w:ascii="Times New Roman" w:hAnsi="Times New Roman" w:eastAsia="宋体"/>
          <w:sz w:val="24"/>
          <w:szCs w:val="24"/>
        </w:rPr>
        <w:t xml:space="preserve">In total, 13 studies ([22]–[29], [31], [32], [36], [38], [41]) analyzed 5-year OS rates, including 3 RCTs ([23], [25], [29]) and 10 non-RCTs ([22], [24], [26]–[28], [31], [32], [36], [38], [41]). No significant differences were observed, although obvious heterogeneities were found among these studies (P &lt; 0.00001; I2, 74%). Subsequently, we excluded the study by Nakatani et al. ([24]) and found that the IFI group had a significant advantage over the ENI group in terms of 5-year OS rates (pooled RR, 0.78; 95% CI, 0.68–0.90; P = 0.0004; high certainty; </w:t>
      </w:r>
      <w:r w:rsidRPr="00C4D5E6">
        <w:rPr>
          <w:b/>
          <w:rFonts w:ascii="Times New Roman" w:hAnsi="Times New Roman" w:eastAsia="宋体"/>
          <w:sz w:val="24"/>
          <w:szCs w:val="24"/>
        </w:rPr>
        <w:t xml:space="preserve">Figure 2D</w:t>
      </w:r>
      <w:r w:rsidRPr="00C4D5E6">
        <w:rPr>
          <w:rFonts w:ascii="Times New Roman" w:hAnsi="Times New Roman" w:eastAsia="宋体"/>
          <w:sz w:val="24"/>
          <w:szCs w:val="24"/>
        </w:rPr>
        <w:t xml:space="preserve">), with no significant heterogeneity (P= 0.31; I2, 14%). With regard to subgroup, the type of radiotherapy, the IFI group had a significant advantage over the ENI group in the IMRT subgroup ( </w:t>
      </w:r>
      <w:r w:rsidRPr="00C4D5E6">
        <w:rPr>
          <w:b/>
          <w:rFonts w:ascii="Times New Roman" w:hAnsi="Times New Roman" w:eastAsia="宋体"/>
          <w:sz w:val="24"/>
          <w:szCs w:val="24"/>
        </w:rPr>
        <w:t xml:space="preserve">Supplementary Figure 13A</w:t>
      </w:r>
      <w:r w:rsidRPr="00C4D5E6">
        <w:rPr>
          <w:rFonts w:ascii="Times New Roman" w:hAnsi="Times New Roman" w:eastAsia="宋体"/>
          <w:sz w:val="24"/>
          <w:szCs w:val="24"/>
        </w:rPr>
        <w:t xml:space="preserve">), whereas no differences were observed in the 3D-IMRT–mixed subgroup regarding the 5-year OS rate ( </w:t>
      </w:r>
      <w:r w:rsidRPr="00C4D5E6">
        <w:rPr>
          <w:b/>
          <w:rFonts w:ascii="Times New Roman" w:hAnsi="Times New Roman" w:eastAsia="宋体"/>
          <w:sz w:val="24"/>
          <w:szCs w:val="24"/>
        </w:rPr>
        <w:t xml:space="preserve">Supplementary Figure 13B</w:t>
      </w:r>
      <w:r w:rsidRPr="00C4D5E6">
        <w:rPr>
          <w:rFonts w:ascii="Times New Roman" w:hAnsi="Times New Roman" w:eastAsia="宋体"/>
          <w:sz w:val="24"/>
          <w:szCs w:val="24"/>
        </w:rPr>
        <w:t xml:space="preserve">). With regard to subgroup, the type of pathology, the ESCC-mixed subgroup ( </w:t>
      </w:r>
      <w:r w:rsidRPr="00C4D5E6">
        <w:rPr>
          <w:b/>
          <w:rFonts w:ascii="Times New Roman" w:hAnsi="Times New Roman" w:eastAsia="宋体"/>
          <w:sz w:val="24"/>
          <w:szCs w:val="24"/>
        </w:rPr>
        <w:t xml:space="preserve">Supplementary Figure 14B</w:t>
      </w:r>
      <w:r w:rsidRPr="00C4D5E6">
        <w:rPr>
          <w:rFonts w:ascii="Times New Roman" w:hAnsi="Times New Roman" w:eastAsia="宋体"/>
          <w:sz w:val="24"/>
          <w:szCs w:val="24"/>
        </w:rPr>
        <w:t xml:space="preserve">) showed a significant 5-year OS benefit but not the ESCC subgroup; however, obvious heterogeneities were found among these studies (P = 0.0003; I2, 73%). Therefore, we excluded the study by Nakatani et al. ([24]) and found that the IFI group had an advantage over the ENI group in 5-year OS rates, with no significant heterogeneity ( </w:t>
      </w:r>
      <w:r w:rsidRPr="00C4D5E6">
        <w:rPr>
          <w:b/>
          <w:rFonts w:ascii="Times New Roman" w:hAnsi="Times New Roman" w:eastAsia="宋体"/>
          <w:sz w:val="24"/>
          <w:szCs w:val="24"/>
        </w:rPr>
        <w:t xml:space="preserve">Supplementary Figure 14A</w:t>
      </w:r>
      <w:r w:rsidRPr="00C4D5E6">
        <w:rPr>
          <w:rFonts w:ascii="Times New Roman" w:hAnsi="Times New Roman" w:eastAsia="宋体"/>
          <w:sz w:val="24"/>
          <w:szCs w:val="24"/>
        </w:rPr>
        <w:t xml:space="preserve">). Analysis of other subgroups was not conducted due to the lack of interested outcomes.</w:t>
      </w:r>
    </w:p>
    <w:p w14:paraId="1A2B3E2C" w14:textId="77777777" w:rsidR="00A1B2C3" w:rsidRDefault="00A1B2C3">
      <w:pPr>
        <w:pStyle w:val="Heading3"/>
      </w:pPr>
      <w:r w:rsidRPr="00C4D5E6">
        <w:rPr>
          <w:rFonts w:ascii="Times New Roman" w:hAnsi="Times New Roman" w:eastAsia="宋体"/>
          <w:sz w:val="24"/>
          <w:szCs w:val="24"/>
        </w:rPr>
        <w:t xml:space="preserve">Treatment-related Toxicities</w:t>
      </w:r>
    </w:p>
    <w:p w14:paraId="1A2B3E2D" w14:textId="77777777" w:rsidR="00A1B2C3" w:rsidRDefault="00A1B2C3">
      <w:pPr>
        <w:spacing w:line="480" w:lineRule="auto"/>
        <w:ind w:firstLine="480"/>
        <w:jc w:val="both"/>
      </w:pPr>
      <w:r w:rsidRPr="00C4D5E6">
        <w:rPr>
          <w:rFonts w:ascii="Times New Roman" w:hAnsi="Times New Roman" w:eastAsia="宋体"/>
          <w:sz w:val="24"/>
          <w:szCs w:val="24"/>
        </w:rPr>
        <w:t xml:space="preserve">A total of 10 studies ([22], [25], [26], [29], [31], [38], [41]–[44]) analyzed the incidence of grade ≥2 acute esophagitis (AE), including 5 RCTs ([25], [29], [41], [43], [44]) and 5 non-RCTs ([22], [26], [31], [38], [42]). No significant differences were observed, although obvious heterogeneities were found among these studies (P = 0.03; I2, 53%). Therefore, we excluded the study by Lyu et al. ([25]) and found that IFI demonstrated a significant decrease in the incidence of grade ≥2 AE compared with ENI (pooled RR, 0.79; 95% CI, 0.68–0.91; P = 0.001; high certainty; </w:t>
      </w:r>
      <w:r w:rsidRPr="00C4D5E6">
        <w:rPr>
          <w:b/>
          <w:rFonts w:ascii="Times New Roman" w:hAnsi="Times New Roman" w:eastAsia="宋体"/>
          <w:sz w:val="24"/>
          <w:szCs w:val="24"/>
        </w:rPr>
        <w:t xml:space="preserve">Figure 3A</w:t>
      </w:r>
      <w:r w:rsidRPr="00C4D5E6">
        <w:rPr>
          <w:rFonts w:ascii="Times New Roman" w:hAnsi="Times New Roman" w:eastAsia="宋体"/>
          <w:sz w:val="24"/>
          <w:szCs w:val="24"/>
        </w:rPr>
        <w:t xml:space="preserve">), with no obvious heterogeneity (P = 0.33; I2, 13%). With regard to subgroup of the study type, no significant differences were observed in the RCTs; however, obvious heterogeneities were found among these studies. Therefore, we excluded the study by Lyu et al. ([25]) and found that the IFI group had an advantage over the ENI group in the RCTs, with no significant heterogeneity ( </w:t>
      </w:r>
      <w:r w:rsidRPr="00C4D5E6">
        <w:rPr>
          <w:b/>
          <w:rFonts w:ascii="Times New Roman" w:hAnsi="Times New Roman" w:eastAsia="宋体"/>
          <w:sz w:val="24"/>
          <w:szCs w:val="24"/>
        </w:rPr>
        <w:t xml:space="preserve">Supplementary Figure 15A</w:t>
      </w:r>
      <w:r w:rsidRPr="00C4D5E6">
        <w:rPr>
          <w:rFonts w:ascii="Times New Roman" w:hAnsi="Times New Roman" w:eastAsia="宋体"/>
          <w:sz w:val="24"/>
          <w:szCs w:val="24"/>
        </w:rPr>
        <w:t xml:space="preserve">), similar to that of the non-RCT group ( </w:t>
      </w:r>
      <w:r w:rsidRPr="00C4D5E6">
        <w:rPr>
          <w:b/>
          <w:rFonts w:ascii="Times New Roman" w:hAnsi="Times New Roman" w:eastAsia="宋体"/>
          <w:sz w:val="24"/>
          <w:szCs w:val="24"/>
        </w:rPr>
        <w:t xml:space="preserve">Supplementary Figure 15B</w:t>
      </w:r>
      <w:r w:rsidRPr="00C4D5E6">
        <w:rPr>
          <w:rFonts w:ascii="Times New Roman" w:hAnsi="Times New Roman" w:eastAsia="宋体"/>
          <w:sz w:val="24"/>
          <w:szCs w:val="24"/>
        </w:rPr>
        <w:t xml:space="preserve">). With regard to subgroup, the type of radiotherapy ( </w:t>
      </w:r>
      <w:r w:rsidRPr="00C4D5E6">
        <w:rPr>
          <w:b/>
          <w:rFonts w:ascii="Times New Roman" w:hAnsi="Times New Roman" w:eastAsia="宋体"/>
          <w:sz w:val="24"/>
          <w:szCs w:val="24"/>
        </w:rPr>
        <w:t xml:space="preserve">Supplementary Figure 16A</w:t>
      </w:r>
      <w:r w:rsidRPr="00C4D5E6">
        <w:rPr>
          <w:rFonts w:ascii="Times New Roman" w:hAnsi="Times New Roman" w:eastAsia="宋体"/>
          <w:sz w:val="24"/>
          <w:szCs w:val="24"/>
        </w:rPr>
        <w:t xml:space="preserve"> for the 3D-CRT group, and </w:t>
      </w:r>
      <w:r w:rsidRPr="00C4D5E6">
        <w:rPr>
          <w:b/>
          <w:rFonts w:ascii="Times New Roman" w:hAnsi="Times New Roman" w:eastAsia="宋体"/>
          <w:sz w:val="24"/>
          <w:szCs w:val="24"/>
        </w:rPr>
        <w:t xml:space="preserve">Supplementary Figure 16B</w:t>
      </w:r>
      <w:r w:rsidRPr="00C4D5E6">
        <w:rPr>
          <w:rFonts w:ascii="Times New Roman" w:hAnsi="Times New Roman" w:eastAsia="宋体"/>
          <w:sz w:val="24"/>
          <w:szCs w:val="24"/>
        </w:rPr>
        <w:t xml:space="preserve"> for IMRT group), there were no substantial differences between them.</w:t>
      </w:r>
    </w:p>
    <w:p w14:paraId="1A2B3E2E"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Forest plots of ≥ grade 2 acute esophagitis (A), ≥ grade 2 acute pneumonitis (B), ≥ grade 3 acute esophagitis (C), grade 3 acute pneumonitis (D), ≥ grade 3 late esophagitis (E) and ≥ grade 3 late pneumonitis (F). IFI, involved field irradiation; ENI, elective nodal irradiation; M-H, Mantel-Haenszel; CI, confidence interval.</w:t>
      </w:r>
    </w:p>
    <w:p w14:paraId="1A2B3E2F" w14:textId="77777777" w:rsidR="00A1B2C3" w:rsidRDefault="00A1B2C3">
      <w:pPr>
        <w:spacing w:line="480" w:lineRule="auto"/>
        <w:ind w:firstLine="480"/>
        <w:jc w:val="both"/>
      </w:pPr>
      <w:r w:rsidRPr="00C4D5E6">
        <w:rPr>
          <w:rFonts w:ascii="Times New Roman" w:hAnsi="Times New Roman" w:eastAsia="宋体"/>
          <w:sz w:val="24"/>
          <w:szCs w:val="24"/>
        </w:rPr>
        <w:t xml:space="preserve">Nine studies ([22], [25], [26], [29], [31], [41]–[44]) analyzed grade ≥2 acute pneumonia (AP), including five RCTs ([25], [29], [41], [43], [44]) and four non-RCTs ([22], [26], [31], [42]). No significant differences were observed. Although obvious heterogeneities were found among these studies (P = 0.03; I2, 56%). Hence, we removed Shen et al. ([42]) and found that the results were unchanged (pooled RR, 0.83; 95% CI, 0.66–1.04; P = 0.10; high certainty; </w:t>
      </w:r>
      <w:r w:rsidRPr="00C4D5E6">
        <w:rPr>
          <w:b/>
          <w:rFonts w:ascii="Times New Roman" w:hAnsi="Times New Roman" w:eastAsia="宋体"/>
          <w:sz w:val="24"/>
          <w:szCs w:val="24"/>
        </w:rPr>
        <w:t xml:space="preserve">Figure 3B</w:t>
      </w:r>
      <w:r w:rsidRPr="00C4D5E6">
        <w:rPr>
          <w:rFonts w:ascii="Times New Roman" w:hAnsi="Times New Roman" w:eastAsia="宋体"/>
          <w:sz w:val="24"/>
          <w:szCs w:val="24"/>
        </w:rPr>
        <w:t xml:space="preserve">). With regard to subgroup of the study type, the IFI group showed a significant decrease in the incidence in RCTs ( </w:t>
      </w:r>
      <w:r w:rsidRPr="00C4D5E6">
        <w:rPr>
          <w:b/>
          <w:rFonts w:ascii="Times New Roman" w:hAnsi="Times New Roman" w:eastAsia="宋体"/>
          <w:sz w:val="24"/>
          <w:szCs w:val="24"/>
        </w:rPr>
        <w:t xml:space="preserve">Supplementary Figure 17A</w:t>
      </w:r>
      <w:r w:rsidRPr="00C4D5E6">
        <w:rPr>
          <w:rFonts w:ascii="Times New Roman" w:hAnsi="Times New Roman" w:eastAsia="宋体"/>
          <w:sz w:val="24"/>
          <w:szCs w:val="24"/>
        </w:rPr>
        <w:t xml:space="preserve">), but not in non-RCTs ( </w:t>
      </w:r>
      <w:r w:rsidRPr="00C4D5E6">
        <w:rPr>
          <w:b/>
          <w:rFonts w:ascii="Times New Roman" w:hAnsi="Times New Roman" w:eastAsia="宋体"/>
          <w:sz w:val="24"/>
          <w:szCs w:val="24"/>
        </w:rPr>
        <w:t xml:space="preserve">Supplementary Figure 17B</w:t>
      </w:r>
      <w:r w:rsidRPr="00C4D5E6">
        <w:rPr>
          <w:rFonts w:ascii="Times New Roman" w:hAnsi="Times New Roman" w:eastAsia="宋体"/>
          <w:sz w:val="24"/>
          <w:szCs w:val="24"/>
        </w:rPr>
        <w:t xml:space="preserve">). With regard to subgroup, the type of radiotherapy ( </w:t>
      </w:r>
      <w:r w:rsidRPr="00C4D5E6">
        <w:rPr>
          <w:b/>
          <w:rFonts w:ascii="Times New Roman" w:hAnsi="Times New Roman" w:eastAsia="宋体"/>
          <w:sz w:val="24"/>
          <w:szCs w:val="24"/>
        </w:rPr>
        <w:t xml:space="preserve">Supplementary Figure 18A</w:t>
      </w:r>
      <w:r w:rsidRPr="00C4D5E6">
        <w:rPr>
          <w:rFonts w:ascii="Times New Roman" w:hAnsi="Times New Roman" w:eastAsia="宋体"/>
          <w:sz w:val="24"/>
          <w:szCs w:val="24"/>
        </w:rPr>
        <w:t xml:space="preserve"> for the 3D-CRT group, and </w:t>
      </w:r>
      <w:r w:rsidRPr="00C4D5E6">
        <w:rPr>
          <w:b/>
          <w:rFonts w:ascii="Times New Roman" w:hAnsi="Times New Roman" w:eastAsia="宋体"/>
          <w:sz w:val="24"/>
          <w:szCs w:val="24"/>
        </w:rPr>
        <w:t xml:space="preserve">Supplementary Figure 18B</w:t>
      </w:r>
      <w:r w:rsidRPr="00C4D5E6">
        <w:rPr>
          <w:rFonts w:ascii="Times New Roman" w:hAnsi="Times New Roman" w:eastAsia="宋体"/>
          <w:sz w:val="24"/>
          <w:szCs w:val="24"/>
        </w:rPr>
        <w:t xml:space="preserve"> for IMRT group), there were no substantial differences between them.</w:t>
      </w:r>
    </w:p>
    <w:p w14:paraId="1A2B3E30" w14:textId="77777777" w:rsidR="00A1B2C3" w:rsidRDefault="00A1B2C3">
      <w:pPr>
        <w:spacing w:line="480" w:lineRule="auto"/>
        <w:ind w:firstLine="480"/>
        <w:jc w:val="both"/>
      </w:pPr>
      <w:r w:rsidRPr="00C4D5E6">
        <w:rPr>
          <w:rFonts w:ascii="Times New Roman" w:hAnsi="Times New Roman" w:eastAsia="宋体"/>
          <w:sz w:val="24"/>
          <w:szCs w:val="24"/>
        </w:rPr>
        <w:t xml:space="preserve">Overall, 11 studies ([22], [26], [29], [31], [32], [37], [38], [40], [41], [43], [44]) analyzed grade ≥3 acute esophagitis (AE) ( </w:t>
      </w:r>
      <w:r w:rsidRPr="00C4D5E6">
        <w:rPr>
          <w:b/>
          <w:rFonts w:ascii="Times New Roman" w:hAnsi="Times New Roman" w:eastAsia="宋体"/>
          <w:sz w:val="24"/>
          <w:szCs w:val="24"/>
        </w:rPr>
        <w:t xml:space="preserve">Figure 3C</w:t>
      </w:r>
      <w:r w:rsidRPr="00C4D5E6">
        <w:rPr>
          <w:rFonts w:ascii="Times New Roman" w:hAnsi="Times New Roman" w:eastAsia="宋体"/>
          <w:sz w:val="24"/>
          <w:szCs w:val="24"/>
        </w:rPr>
        <w:t xml:space="preserve">), including 4 RCTs ([29], [41], [43], [44]) and 7 non-RCTs ([22], [26], [31], [32], [37], [38], [40]). IFI showed a significant reduction in the incidence compared with ENI (pooled RR, 0.51; 95% CI 0.38–0.69; P &lt; 0.00001; high certainty) with no heterogeneity (P = 0.32; I2, 14%). With regard to subgroup, the type of radiotherapy, the IFI group demonstrated a significant reduction in the incidence in the 3D-CRT subgroup ( </w:t>
      </w:r>
      <w:r w:rsidRPr="00C4D5E6">
        <w:rPr>
          <w:b/>
          <w:rFonts w:ascii="Times New Roman" w:hAnsi="Times New Roman" w:eastAsia="宋体"/>
          <w:sz w:val="24"/>
          <w:szCs w:val="24"/>
        </w:rPr>
        <w:t xml:space="preserve">Supplementary Figure 20A</w:t>
      </w:r>
      <w:r w:rsidRPr="00C4D5E6">
        <w:rPr>
          <w:rFonts w:ascii="Times New Roman" w:hAnsi="Times New Roman" w:eastAsia="宋体"/>
          <w:sz w:val="24"/>
          <w:szCs w:val="24"/>
        </w:rPr>
        <w:t xml:space="preserve">) and 3D-IMRT–mixed subgroup ( </w:t>
      </w:r>
      <w:r w:rsidRPr="00C4D5E6">
        <w:rPr>
          <w:b/>
          <w:rFonts w:ascii="Times New Roman" w:hAnsi="Times New Roman" w:eastAsia="宋体"/>
          <w:sz w:val="24"/>
          <w:szCs w:val="24"/>
        </w:rPr>
        <w:t xml:space="preserve">Supplementary Figure 20C</w:t>
      </w:r>
      <w:r w:rsidRPr="00C4D5E6">
        <w:rPr>
          <w:rFonts w:ascii="Times New Roman" w:hAnsi="Times New Roman" w:eastAsia="宋体"/>
          <w:sz w:val="24"/>
          <w:szCs w:val="24"/>
        </w:rPr>
        <w:t xml:space="preserve">), whereas there was no difference in the IMRT subgroup ( </w:t>
      </w:r>
      <w:r w:rsidRPr="00C4D5E6">
        <w:rPr>
          <w:b/>
          <w:rFonts w:ascii="Times New Roman" w:hAnsi="Times New Roman" w:eastAsia="宋体"/>
          <w:sz w:val="24"/>
          <w:szCs w:val="24"/>
        </w:rPr>
        <w:t xml:space="preserve">Supplementary Figure 20B</w:t>
      </w:r>
      <w:r w:rsidRPr="00C4D5E6">
        <w:rPr>
          <w:rFonts w:ascii="Times New Roman" w:hAnsi="Times New Roman" w:eastAsia="宋体"/>
          <w:sz w:val="24"/>
          <w:szCs w:val="24"/>
        </w:rPr>
        <w:t xml:space="preserve">). With regard to subgroup, the study type ( </w:t>
      </w:r>
      <w:r w:rsidRPr="00C4D5E6">
        <w:rPr>
          <w:b/>
          <w:rFonts w:ascii="Times New Roman" w:hAnsi="Times New Roman" w:eastAsia="宋体"/>
          <w:sz w:val="24"/>
          <w:szCs w:val="24"/>
        </w:rPr>
        <w:t xml:space="preserve">Supplementary Figure 19A</w:t>
      </w:r>
      <w:r w:rsidRPr="00C4D5E6">
        <w:rPr>
          <w:rFonts w:ascii="Times New Roman" w:hAnsi="Times New Roman" w:eastAsia="宋体"/>
          <w:sz w:val="24"/>
          <w:szCs w:val="24"/>
        </w:rPr>
        <w:t xml:space="preserve"> for RCTs group, and </w:t>
      </w:r>
      <w:r w:rsidRPr="00C4D5E6">
        <w:rPr>
          <w:b/>
          <w:rFonts w:ascii="Times New Roman" w:hAnsi="Times New Roman" w:eastAsia="宋体"/>
          <w:sz w:val="24"/>
          <w:szCs w:val="24"/>
        </w:rPr>
        <w:t xml:space="preserve">Supplementary Figure 19B</w:t>
      </w:r>
      <w:r w:rsidRPr="00C4D5E6">
        <w:rPr>
          <w:rFonts w:ascii="Times New Roman" w:hAnsi="Times New Roman" w:eastAsia="宋体"/>
          <w:sz w:val="24"/>
          <w:szCs w:val="24"/>
        </w:rPr>
        <w:t xml:space="preserve"> for non-RCTs group), and the type of pathology ( </w:t>
      </w:r>
      <w:r w:rsidRPr="00C4D5E6">
        <w:rPr>
          <w:b/>
          <w:rFonts w:ascii="Times New Roman" w:hAnsi="Times New Roman" w:eastAsia="宋体"/>
          <w:sz w:val="24"/>
          <w:szCs w:val="24"/>
        </w:rPr>
        <w:t xml:space="preserve">Supplementary Figure 21A</w:t>
      </w:r>
      <w:r w:rsidRPr="00C4D5E6">
        <w:rPr>
          <w:rFonts w:ascii="Times New Roman" w:hAnsi="Times New Roman" w:eastAsia="宋体"/>
          <w:sz w:val="24"/>
          <w:szCs w:val="24"/>
        </w:rPr>
        <w:t xml:space="preserve"> for the ESCC group, and </w:t>
      </w:r>
      <w:r w:rsidRPr="00C4D5E6">
        <w:rPr>
          <w:b/>
          <w:rFonts w:ascii="Times New Roman" w:hAnsi="Times New Roman" w:eastAsia="宋体"/>
          <w:sz w:val="24"/>
          <w:szCs w:val="24"/>
        </w:rPr>
        <w:t xml:space="preserve">Supplementary Figure 21B</w:t>
      </w:r>
      <w:r w:rsidRPr="00C4D5E6">
        <w:rPr>
          <w:rFonts w:ascii="Times New Roman" w:hAnsi="Times New Roman" w:eastAsia="宋体"/>
          <w:sz w:val="24"/>
          <w:szCs w:val="24"/>
        </w:rPr>
        <w:t xml:space="preserve"> for ESCC-mixed group), there were no substantial differences between them.</w:t>
      </w:r>
    </w:p>
    <w:p w14:paraId="1A2B3E31" w14:textId="77777777" w:rsidR="00A1B2C3" w:rsidRDefault="00A1B2C3">
      <w:pPr>
        <w:spacing w:line="480" w:lineRule="auto"/>
        <w:ind w:firstLine="480"/>
        <w:jc w:val="both"/>
      </w:pPr>
      <w:r w:rsidRPr="00C4D5E6">
        <w:rPr>
          <w:rFonts w:ascii="Times New Roman" w:hAnsi="Times New Roman" w:eastAsia="宋体"/>
          <w:sz w:val="24"/>
          <w:szCs w:val="24"/>
        </w:rPr>
        <w:t xml:space="preserve">Ten studies ([22], [26], [29], [31], [37], [38], [40], [41], [43], [44]) analyzed grade ≥3 acute pneumonia (AP) ( </w:t>
      </w:r>
      <w:r w:rsidRPr="00C4D5E6">
        <w:rPr>
          <w:b/>
          <w:rFonts w:ascii="Times New Roman" w:hAnsi="Times New Roman" w:eastAsia="宋体"/>
          <w:sz w:val="24"/>
          <w:szCs w:val="24"/>
        </w:rPr>
        <w:t xml:space="preserve">Figure 3D</w:t>
      </w:r>
      <w:r w:rsidRPr="00C4D5E6">
        <w:rPr>
          <w:rFonts w:ascii="Times New Roman" w:hAnsi="Times New Roman" w:eastAsia="宋体"/>
          <w:sz w:val="24"/>
          <w:szCs w:val="24"/>
        </w:rPr>
        <w:t xml:space="preserve">), including four RCTs ([29], [41], [43], [44]) and six non-RCTs ([22], [26], [31], [37], [38], [40]). No significant differences were observed between two groups (pooled RR, 0.95; 95% CI, 0.63–1.41; P = 0.78; high certainty) with no heterogeneity (P = 0.21; I2, 26%). With regard to subgroup, the study type ( </w:t>
      </w:r>
      <w:r w:rsidRPr="00C4D5E6">
        <w:rPr>
          <w:b/>
          <w:rFonts w:ascii="Times New Roman" w:hAnsi="Times New Roman" w:eastAsia="宋体"/>
          <w:sz w:val="24"/>
          <w:szCs w:val="24"/>
        </w:rPr>
        <w:t xml:space="preserve">Supplementary Figure 22A</w:t>
      </w:r>
      <w:r w:rsidRPr="00C4D5E6">
        <w:rPr>
          <w:rFonts w:ascii="Times New Roman" w:hAnsi="Times New Roman" w:eastAsia="宋体"/>
          <w:sz w:val="24"/>
          <w:szCs w:val="24"/>
        </w:rPr>
        <w:t xml:space="preserve"> for RCTs group, and </w:t>
      </w:r>
      <w:r w:rsidRPr="00C4D5E6">
        <w:rPr>
          <w:b/>
          <w:rFonts w:ascii="Times New Roman" w:hAnsi="Times New Roman" w:eastAsia="宋体"/>
          <w:sz w:val="24"/>
          <w:szCs w:val="24"/>
        </w:rPr>
        <w:t xml:space="preserve">Supplementary Figure 22B</w:t>
      </w:r>
      <w:r w:rsidRPr="00C4D5E6">
        <w:rPr>
          <w:rFonts w:ascii="Times New Roman" w:hAnsi="Times New Roman" w:eastAsia="宋体"/>
          <w:sz w:val="24"/>
          <w:szCs w:val="24"/>
        </w:rPr>
        <w:t xml:space="preserve"> for non-RCTs group), and the type of radiotherapy ( </w:t>
      </w:r>
      <w:r w:rsidRPr="00C4D5E6">
        <w:rPr>
          <w:b/>
          <w:rFonts w:ascii="Times New Roman" w:hAnsi="Times New Roman" w:eastAsia="宋体"/>
          <w:sz w:val="24"/>
          <w:szCs w:val="24"/>
        </w:rPr>
        <w:t xml:space="preserve">Supplementary Figure 23A</w:t>
      </w:r>
      <w:r w:rsidRPr="00C4D5E6">
        <w:rPr>
          <w:rFonts w:ascii="Times New Roman" w:hAnsi="Times New Roman" w:eastAsia="宋体"/>
          <w:sz w:val="24"/>
          <w:szCs w:val="24"/>
        </w:rPr>
        <w:t xml:space="preserve"> for the 3D-CRT group, and </w:t>
      </w:r>
      <w:r w:rsidRPr="00C4D5E6">
        <w:rPr>
          <w:b/>
          <w:rFonts w:ascii="Times New Roman" w:hAnsi="Times New Roman" w:eastAsia="宋体"/>
          <w:sz w:val="24"/>
          <w:szCs w:val="24"/>
        </w:rPr>
        <w:t xml:space="preserve">Supplementary Figure 23B</w:t>
      </w:r>
      <w:r w:rsidRPr="00C4D5E6">
        <w:rPr>
          <w:rFonts w:ascii="Times New Roman" w:hAnsi="Times New Roman" w:eastAsia="宋体"/>
          <w:sz w:val="24"/>
          <w:szCs w:val="24"/>
        </w:rPr>
        <w:t xml:space="preserve"> for IMRT group), the type of pathology ( </w:t>
      </w:r>
      <w:r w:rsidRPr="00C4D5E6">
        <w:rPr>
          <w:b/>
          <w:rFonts w:ascii="Times New Roman" w:hAnsi="Times New Roman" w:eastAsia="宋体"/>
          <w:sz w:val="24"/>
          <w:szCs w:val="24"/>
        </w:rPr>
        <w:t xml:space="preserve">Supplementary Figure 24A</w:t>
      </w:r>
      <w:r w:rsidRPr="00C4D5E6">
        <w:rPr>
          <w:rFonts w:ascii="Times New Roman" w:hAnsi="Times New Roman" w:eastAsia="宋体"/>
          <w:sz w:val="24"/>
          <w:szCs w:val="24"/>
        </w:rPr>
        <w:t xml:space="preserve"> for the ESCC group, and </w:t>
      </w:r>
      <w:r w:rsidRPr="00C4D5E6">
        <w:rPr>
          <w:b/>
          <w:rFonts w:ascii="Times New Roman" w:hAnsi="Times New Roman" w:eastAsia="宋体"/>
          <w:sz w:val="24"/>
          <w:szCs w:val="24"/>
        </w:rPr>
        <w:t xml:space="preserve">Supplementary Figure 24B</w:t>
      </w:r>
      <w:r w:rsidRPr="00C4D5E6">
        <w:rPr>
          <w:rFonts w:ascii="Times New Roman" w:hAnsi="Times New Roman" w:eastAsia="宋体"/>
          <w:sz w:val="24"/>
          <w:szCs w:val="24"/>
        </w:rPr>
        <w:t xml:space="preserve"> for ESCC-mixed group), there were no substantial differences between them.</w:t>
      </w:r>
    </w:p>
    <w:p w14:paraId="1A2B3E32" w14:textId="77777777" w:rsidR="00A1B2C3" w:rsidRDefault="00A1B2C3">
      <w:pPr>
        <w:spacing w:line="480" w:lineRule="auto"/>
        <w:ind w:firstLine="480"/>
        <w:jc w:val="both"/>
      </w:pPr>
      <w:r w:rsidRPr="00C4D5E6">
        <w:rPr>
          <w:rFonts w:ascii="Times New Roman" w:hAnsi="Times New Roman" w:eastAsia="宋体"/>
          <w:sz w:val="24"/>
          <w:szCs w:val="24"/>
        </w:rPr>
        <w:t xml:space="preserve">Five studies ([33], [37], [40], [41], [44]) analyzed grade ≥3 late esophagitis (LE) ( </w:t>
      </w:r>
      <w:r w:rsidRPr="00C4D5E6">
        <w:rPr>
          <w:b/>
          <w:rFonts w:ascii="Times New Roman" w:hAnsi="Times New Roman" w:eastAsia="宋体"/>
          <w:sz w:val="24"/>
          <w:szCs w:val="24"/>
        </w:rPr>
        <w:t xml:space="preserve">Figure 3E</w:t>
      </w:r>
      <w:r w:rsidRPr="00C4D5E6">
        <w:rPr>
          <w:rFonts w:ascii="Times New Roman" w:hAnsi="Times New Roman" w:eastAsia="宋体"/>
          <w:sz w:val="24"/>
          <w:szCs w:val="24"/>
        </w:rPr>
        <w:t xml:space="preserve">), including two RCTs ([41], [44]) and three non-RCTs ([33], [37], [40]). No differences were observed (pooled RR, 0.92; 95% CI, 0.47–1.80; P= 0.81; high certainty). Furthermore, five studies ([33], [37], [40], [41], [44]) analyzed grade ≥3 late pneumonia (LP) ( </w:t>
      </w:r>
      <w:r w:rsidRPr="00C4D5E6">
        <w:rPr>
          <w:b/>
          <w:rFonts w:ascii="Times New Roman" w:hAnsi="Times New Roman" w:eastAsia="宋体"/>
          <w:sz w:val="24"/>
          <w:szCs w:val="24"/>
        </w:rPr>
        <w:t xml:space="preserve">Figure 3F</w:t>
      </w:r>
      <w:r w:rsidRPr="00C4D5E6">
        <w:rPr>
          <w:rFonts w:ascii="Times New Roman" w:hAnsi="Times New Roman" w:eastAsia="宋体"/>
          <w:sz w:val="24"/>
          <w:szCs w:val="24"/>
        </w:rPr>
        <w:t xml:space="preserve">), including two RCTs ([41], [44]) and three non-RCTs ([33], [37], [40]), and no differences were observed (pooled RR, 0.78; 95% CI, 0.42–1.42; P = 0.41; high certainty).</w:t>
      </w:r>
    </w:p>
    <w:p w14:paraId="1A2B3E33" w14:textId="77777777" w:rsidR="00A1B2C3" w:rsidRDefault="00A1B2C3">
      <w:pPr>
        <w:pStyle w:val="Heading3"/>
      </w:pPr>
      <w:r w:rsidRPr="00C4D5E6">
        <w:rPr>
          <w:rFonts w:ascii="Times New Roman" w:hAnsi="Times New Roman" w:eastAsia="宋体"/>
          <w:sz w:val="24"/>
          <w:szCs w:val="24"/>
        </w:rPr>
        <w:t xml:space="preserve">PFS and local control rates</w:t>
      </w:r>
    </w:p>
    <w:p w14:paraId="1A2B3E34" w14:textId="77777777" w:rsidR="00A1B2C3" w:rsidRDefault="00A1B2C3">
      <w:pPr>
        <w:spacing w:line="480" w:lineRule="auto"/>
        <w:ind w:firstLine="480"/>
        <w:jc w:val="both"/>
      </w:pPr>
      <w:r w:rsidRPr="00C4D5E6">
        <w:rPr>
          <w:rFonts w:ascii="Times New Roman" w:hAnsi="Times New Roman" w:eastAsia="宋体"/>
          <w:sz w:val="24"/>
          <w:szCs w:val="24"/>
        </w:rPr>
        <w:t xml:space="preserve">Totally, 12 ([22], [24]–[26], [28], [29], [31]–[33], [36], [38], [43]), 11 ([24]–[26], [28], [29], [31]–[33], [36], [38], [43]), 12 ([22], [24]–[26], [28], [29], [31]–[33], [36], [38], [43]), and 12 ([22], [24]–[29], [31], [32], [36], [38], [42]) studies were to analyze 1-, 2-, 3-, and 5-years PFS rates. IFI group had an advantage over ENI at 1-, and 3-year PFS rates (1-year PFS: pooled RR, 0.90; 95% CI, 0.85–0.95; P = 0.0004; high certainty; </w:t>
      </w:r>
      <w:r w:rsidRPr="00C4D5E6">
        <w:rPr>
          <w:b/>
          <w:rFonts w:ascii="Times New Roman" w:hAnsi="Times New Roman" w:eastAsia="宋体"/>
          <w:sz w:val="24"/>
          <w:szCs w:val="24"/>
        </w:rPr>
        <w:t xml:space="preserve">Figure 4A</w:t>
      </w:r>
      <w:r w:rsidRPr="00C4D5E6">
        <w:rPr>
          <w:rFonts w:ascii="Times New Roman" w:hAnsi="Times New Roman" w:eastAsia="宋体"/>
          <w:sz w:val="24"/>
          <w:szCs w:val="24"/>
        </w:rPr>
        <w:t xml:space="preserve">; 3-year PFS: pooled RR, 0.86; 95% CI, 0.78–0.96; P = 0.007; moderate certainty; </w:t>
      </w:r>
      <w:r w:rsidRPr="00C4D5E6">
        <w:rPr>
          <w:b/>
          <w:rFonts w:ascii="Times New Roman" w:hAnsi="Times New Roman" w:eastAsia="宋体"/>
          <w:sz w:val="24"/>
          <w:szCs w:val="24"/>
        </w:rPr>
        <w:t xml:space="preserve">Figure 4C</w:t>
      </w:r>
      <w:r w:rsidRPr="00C4D5E6">
        <w:rPr>
          <w:rFonts w:ascii="Times New Roman" w:hAnsi="Times New Roman" w:eastAsia="宋体"/>
          <w:sz w:val="24"/>
          <w:szCs w:val="24"/>
        </w:rPr>
        <w:t xml:space="preserve">). No differences were observed at 2- and 5-year PFS rates (2-year PFS: pooled RR, 0.92; 95% CI, 0.84–1.01; P = 0.09; high certainty; </w:t>
      </w:r>
      <w:r w:rsidRPr="00C4D5E6">
        <w:rPr>
          <w:b/>
          <w:rFonts w:ascii="Times New Roman" w:hAnsi="Times New Roman" w:eastAsia="宋体"/>
          <w:sz w:val="24"/>
          <w:szCs w:val="24"/>
        </w:rPr>
        <w:t xml:space="preserve">Figure 4B</w:t>
      </w:r>
      <w:r w:rsidRPr="00C4D5E6">
        <w:rPr>
          <w:rFonts w:ascii="Times New Roman" w:hAnsi="Times New Roman" w:eastAsia="宋体"/>
          <w:sz w:val="24"/>
          <w:szCs w:val="24"/>
        </w:rPr>
        <w:t xml:space="preserve">). However, obvious heterogeneities were found among these studies at 5-year PFS rate (P &lt; 0.0001; I2, 71%). Subsequently, we excluded the study by Nakatani et al. ([24]) and re-evaluated the 5-year PFS rate. We showed that the IFI group had an advantage over the ENI group (pooled RR, 0.81; 95% CI, 0.70–0.93; P = 0.003; high certainty; </w:t>
      </w:r>
      <w:r w:rsidRPr="00C4D5E6">
        <w:rPr>
          <w:b/>
          <w:rFonts w:ascii="Times New Roman" w:hAnsi="Times New Roman" w:eastAsia="宋体"/>
          <w:sz w:val="24"/>
          <w:szCs w:val="24"/>
        </w:rPr>
        <w:t xml:space="preserve">Figure 4D</w:t>
      </w:r>
      <w:r w:rsidRPr="00C4D5E6">
        <w:rPr>
          <w:rFonts w:ascii="Times New Roman" w:hAnsi="Times New Roman" w:eastAsia="宋体"/>
          <w:sz w:val="24"/>
          <w:szCs w:val="24"/>
        </w:rPr>
        <w:t xml:space="preserve">) with no heterogeneity (P= 0.40; I2, 5%).</w:t>
      </w:r>
    </w:p>
    <w:p w14:paraId="1A2B3E35"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4.</w:t>
      </w:r>
      <w:r w:rsidRPr="00C4D5E6">
        <w:rPr>
          <w:rFonts w:ascii="Times New Roman" w:hAnsi="Times New Roman" w:eastAsia="宋体"/>
          <w:sz w:val="24"/>
          <w:szCs w:val="24"/>
        </w:rPr>
        <w:t xml:space="preserve"> Forest plot of 1- (A), 2- (B), 3- (C) and 5-years (D) progression free survival rate. IFI, involved field irradiation; ENI, elective nodal irradiation; M-H, Mantel-Haenszel; CI, confidence interval.</w:t>
      </w:r>
    </w:p>
    <w:p w14:paraId="1A2B3E36" w14:textId="77777777" w:rsidR="00A1B2C3" w:rsidRDefault="00A1B2C3">
      <w:pPr>
        <w:spacing w:line="480" w:lineRule="auto"/>
        <w:ind w:firstLine="480"/>
        <w:jc w:val="both"/>
      </w:pPr>
      <w:r w:rsidRPr="00C4D5E6">
        <w:rPr>
          <w:rFonts w:ascii="Times New Roman" w:hAnsi="Times New Roman" w:eastAsia="宋体"/>
          <w:sz w:val="24"/>
          <w:szCs w:val="24"/>
        </w:rPr>
        <w:t xml:space="preserve">Five ([31], [36], [41], [43], [44]), four ([31], [41], [43], [44]), and five ([31], [36], [41], [43], [44]) studies analyzed the 1-, 2-, and 3-year LCRs. The IFI group had a significant advantage over the ENI group at 2- and 3-year LCRs (2-year LCR: pooled RR, 0.87; 95% CI, 0.77–0.99; P = 0.04; moderate certainty; </w:t>
      </w:r>
      <w:r w:rsidRPr="00C4D5E6">
        <w:rPr>
          <w:b/>
          <w:rFonts w:ascii="Times New Roman" w:hAnsi="Times New Roman" w:eastAsia="宋体"/>
          <w:sz w:val="24"/>
          <w:szCs w:val="24"/>
        </w:rPr>
        <w:t xml:space="preserve">Figure 5B</w:t>
      </w:r>
      <w:r w:rsidRPr="00C4D5E6">
        <w:rPr>
          <w:rFonts w:ascii="Times New Roman" w:hAnsi="Times New Roman" w:eastAsia="宋体"/>
          <w:sz w:val="24"/>
          <w:szCs w:val="24"/>
        </w:rPr>
        <w:t xml:space="preserve">; 3-year LCR: pooled RR, 0.87; 95% CI, 0.76–1.00; P = 0.04; high certainty; </w:t>
      </w:r>
      <w:r w:rsidRPr="00C4D5E6">
        <w:rPr>
          <w:b/>
          <w:rFonts w:ascii="Times New Roman" w:hAnsi="Times New Roman" w:eastAsia="宋体"/>
          <w:sz w:val="24"/>
          <w:szCs w:val="24"/>
        </w:rPr>
        <w:t xml:space="preserve">Figure 5C</w:t>
      </w:r>
      <w:r w:rsidRPr="00C4D5E6">
        <w:rPr>
          <w:rFonts w:ascii="Times New Roman" w:hAnsi="Times New Roman" w:eastAsia="宋体"/>
          <w:sz w:val="24"/>
          <w:szCs w:val="24"/>
        </w:rPr>
        <w:t xml:space="preserve">), while no differences at 1-year LCR (pooled RR, 0.94; 95% CI, 0.85–1.02; P = 0.15; high certainty; </w:t>
      </w:r>
      <w:r w:rsidRPr="00C4D5E6">
        <w:rPr>
          <w:b/>
          <w:rFonts w:ascii="Times New Roman" w:hAnsi="Times New Roman" w:eastAsia="宋体"/>
          <w:sz w:val="24"/>
          <w:szCs w:val="24"/>
        </w:rPr>
        <w:t xml:space="preserve">Figure 5A</w:t>
      </w:r>
      <w:r w:rsidRPr="00C4D5E6">
        <w:rPr>
          <w:rFonts w:ascii="Times New Roman" w:hAnsi="Times New Roman" w:eastAsia="宋体"/>
          <w:sz w:val="24"/>
          <w:szCs w:val="24"/>
        </w:rPr>
        <w:t xml:space="preserve">).</w:t>
      </w:r>
    </w:p>
    <w:p w14:paraId="1A2B3E37"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5.</w:t>
      </w:r>
      <w:r w:rsidRPr="00C4D5E6">
        <w:rPr>
          <w:rFonts w:ascii="Times New Roman" w:hAnsi="Times New Roman" w:eastAsia="宋体"/>
          <w:sz w:val="24"/>
          <w:szCs w:val="24"/>
        </w:rPr>
        <w:t xml:space="preserve"> Forest plots of 1- (A), 2- (B) and 3-years (C) local control rate. IFI, involved field irradiation; ENI, elective nodal irradiation; M-H, Mantel-Haenszel; CI, confidence interval.</w:t>
      </w:r>
    </w:p>
    <w:p w14:paraId="1A2B3E38" w14:textId="77777777" w:rsidR="00A1B2C3" w:rsidRDefault="00A1B2C3">
      <w:pPr>
        <w:pStyle w:val="Heading3"/>
      </w:pPr>
      <w:r w:rsidRPr="00C4D5E6">
        <w:rPr>
          <w:rFonts w:ascii="Times New Roman" w:hAnsi="Times New Roman" w:eastAsia="宋体"/>
          <w:sz w:val="24"/>
          <w:szCs w:val="24"/>
        </w:rPr>
        <w:t xml:space="preserve">Quality assessed</w:t>
      </w:r>
    </w:p>
    <w:p w14:paraId="1A2B3E39" w14:textId="77777777" w:rsidR="00A1B2C3" w:rsidRDefault="00A1B2C3">
      <w:pPr>
        <w:spacing w:line="480" w:lineRule="auto"/>
        <w:ind w:firstLine="480"/>
        <w:jc w:val="both"/>
      </w:pPr>
      <w:r w:rsidRPr="00C4D5E6">
        <w:rPr>
          <w:rFonts w:ascii="Times New Roman" w:hAnsi="Times New Roman" w:eastAsia="宋体"/>
          <w:sz w:val="24"/>
          <w:szCs w:val="24"/>
        </w:rPr>
        <w:t xml:space="preserve">Details of the evaluation for RCTS and non-RCTs are provided in </w:t>
      </w:r>
      <w:r w:rsidRPr="00C4D5E6">
        <w:rPr>
          <w:b/>
          <w:rFonts w:ascii="Times New Roman" w:hAnsi="Times New Roman" w:eastAsia="宋体"/>
          <w:sz w:val="24"/>
          <w:szCs w:val="24"/>
        </w:rPr>
        <w:t xml:space="preserve">Supplementary Tables 5</w:t>
      </w:r>
      <w:r w:rsidRPr="00C4D5E6">
        <w:rPr>
          <w:rFonts w:ascii="Times New Roman" w:hAnsi="Times New Roman" w:eastAsia="宋体"/>
          <w:sz w:val="24"/>
          <w:szCs w:val="24"/>
        </w:rPr>
        <w:t xml:space="preserve"> and </w:t>
      </w:r>
      <w:r w:rsidRPr="00C4D5E6">
        <w:rPr>
          <w:b/>
          <w:rFonts w:ascii="Times New Roman" w:hAnsi="Times New Roman" w:eastAsia="宋体"/>
          <w:sz w:val="24"/>
          <w:szCs w:val="24"/>
        </w:rPr>
        <w:t xml:space="preserve">6</w:t>
      </w:r>
      <w:r w:rsidRPr="00C4D5E6">
        <w:rPr>
          <w:rFonts w:ascii="Times New Roman" w:hAnsi="Times New Roman" w:eastAsia="宋体"/>
          <w:sz w:val="24"/>
          <w:szCs w:val="24"/>
        </w:rPr>
        <w:t xml:space="preserve">. The Cochrane Risk of Bias tool showed that equality was high in the included studies. In the included RCTs, only one RCT had a bias in blinding participants and health care providers, and no other bias was observed. The AHRQ Standards were all good. The NOS scores of non-RCTs were between 7 and 9. The average score was 8.3. All 17 studies had selection scores of 4. Comparability scores were rated as 2 and 1 in 58.8% (10/17) and 41.2% (7/17) of the studies, respectively. The outcome scores were rated as 3 and 2 in 70.6% (12/17) and 29.4% (5/17) of the studies, respectively.</w:t>
      </w:r>
    </w:p>
    <w:p w14:paraId="1A2B3E3A" w14:textId="77777777" w:rsidR="00A1B2C3" w:rsidRDefault="00A1B2C3">
      <w:pPr>
        <w:spacing w:line="480" w:lineRule="auto"/>
        <w:ind w:firstLine="480"/>
        <w:jc w:val="both"/>
      </w:pPr>
      <w:r w:rsidRPr="00C4D5E6">
        <w:rPr>
          <w:rFonts w:ascii="Times New Roman" w:hAnsi="Times New Roman" w:eastAsia="宋体"/>
          <w:sz w:val="24"/>
          <w:szCs w:val="24"/>
        </w:rPr>
        <w:t xml:space="preserve">As a result, the overall quality is excellent. </w:t>
      </w:r>
      <w:r w:rsidRPr="00C4D5E6">
        <w:rPr>
          <w:b/>
          <w:rFonts w:ascii="Times New Roman" w:hAnsi="Times New Roman" w:eastAsia="宋体"/>
          <w:sz w:val="24"/>
          <w:szCs w:val="24"/>
        </w:rPr>
        <w:t xml:space="preserve">Supplementary Table 7</w:t>
      </w:r>
      <w:r w:rsidRPr="00C4D5E6">
        <w:rPr>
          <w:rFonts w:ascii="Times New Roman" w:hAnsi="Times New Roman" w:eastAsia="宋体"/>
          <w:sz w:val="24"/>
          <w:szCs w:val="24"/>
        </w:rPr>
        <w:t xml:space="preserve"> summarizes all outcomes with GRADE quality evaluation. Funnel plots for outcomes were evaluated in </w:t>
      </w:r>
      <w:r w:rsidRPr="00C4D5E6">
        <w:rPr>
          <w:b/>
          <w:rFonts w:ascii="Times New Roman" w:hAnsi="Times New Roman" w:eastAsia="宋体"/>
          <w:sz w:val="24"/>
          <w:szCs w:val="24"/>
        </w:rPr>
        <w:t xml:space="preserve">Supplementary Figures 25</w:t>
      </w:r>
      <w:r w:rsidRPr="00C4D5E6">
        <w:rPr>
          <w:rFonts w:ascii="Times New Roman" w:hAnsi="Times New Roman" w:eastAsia="宋体"/>
          <w:sz w:val="24"/>
          <w:szCs w:val="24"/>
        </w:rPr>
        <w:t xml:space="preserve"> – </w:t>
      </w:r>
      <w:r w:rsidRPr="00C4D5E6">
        <w:rPr>
          <w:b/>
          <w:rFonts w:ascii="Times New Roman" w:hAnsi="Times New Roman" w:eastAsia="宋体"/>
          <w:sz w:val="24"/>
          <w:szCs w:val="24"/>
        </w:rPr>
        <w:t xml:space="preserve">33</w:t>
      </w:r>
      <w:r w:rsidRPr="00C4D5E6">
        <w:rPr>
          <w:rFonts w:ascii="Times New Roman" w:hAnsi="Times New Roman" w:eastAsia="宋体"/>
          <w:sz w:val="24"/>
          <w:szCs w:val="24"/>
        </w:rPr>
        <w:t xml:space="preserve">.</w:t>
      </w:r>
    </w:p>
    <w:p w14:paraId="1A2B3E3B" w14:textId="77777777" w:rsidR="00A1B2C3" w:rsidRDefault="00A1B2C3">
      <w:pPr>
        <w:pStyle w:val="Heading2"/>
      </w:pPr>
      <w:r w:rsidRPr="00C4D5E6">
        <w:rPr>
          <w:rFonts w:ascii="Times New Roman" w:hAnsi="Times New Roman" w:eastAsia="宋体"/>
          <w:sz w:val="24"/>
          <w:szCs w:val="24"/>
        </w:rPr>
        <w:t xml:space="preserve">Discussion</w:t>
      </w:r>
    </w:p>
    <w:p w14:paraId="1A2B3E3C" w14:textId="77777777" w:rsidR="00A1B2C3" w:rsidRDefault="00A1B2C3">
      <w:pPr>
        <w:spacing w:line="480" w:lineRule="auto"/>
        <w:ind w:firstLine="480"/>
        <w:jc w:val="both"/>
      </w:pPr>
      <w:r w:rsidRPr="00C4D5E6">
        <w:rPr>
          <w:rFonts w:ascii="Times New Roman" w:hAnsi="Times New Roman" w:eastAsia="宋体"/>
          <w:sz w:val="24"/>
          <w:szCs w:val="24"/>
        </w:rPr>
        <w:t xml:space="preserve">As far as we know, this is the first systematic review and meta-analysis that included the highest number of patients and RCTs. In this study including 4120 patients, IFI significantly improved OS at 5 years (RR, 0.78) but not at 1, 2, and 3 years with high-to-moderate certainty of evidence. For subgroup analyses performed based on the study type, pathology, radiotherapy, and chemotherapy, the findings observed in each subgroup were consistent with the general finding that OS unchanged at 1, 2, and 3 years. However, regarding the 5-year OS rate, the IMRT subgroup demonstrated improvement, whereas no difference was observed in the 3D-IMRT–mixed subgroup. Regarding treatment-related adverse events, IFI was associated with a significant improvement in grade ≥2 AE (RR, 0.79), similar to the findings observed in the subgroup analyses. Furthermore, there was no differences in the incidence of grade ≥2 AP, and only RCTs reported that the IFI group demonstrated an improvement in the grade ≥2 AP (RR, 0.69). The IFI group demonstrated significant improvements in grade ≥3 AE events compared with the ENI group (RR, 0.51), while no difference was observed in the IMRT subgroup compared with the 3D-CRT and 3D-IMRT–mixed subgroups. Additionally, no differences were observed in the incidence of grade ≥3 AP (RR, 0.95), grade ≥3 LE (RR, 0.91) and grade ≥3 LP (RR, 0.89) between two groups. Regarding PFS, IFI had an improvement in 1-, 3-, and 5-year PFS rates (RR, 0.90, 0.86, and 0.81, respectively) but not in 2-year PFS rates (RR, 0.92; 95% CI, 0.84–1.01). IFI had an improvement in the 2- and 3-year LCR (RR, 0.87 and 0.87, respectively) but not in the 1-year LCR (RR, 0.94; 95% CI, 0.85–1.02).</w:t>
      </w:r>
    </w:p>
    <w:p w14:paraId="1A2B3E3D" w14:textId="77777777" w:rsidR="00A1B2C3" w:rsidRDefault="00A1B2C3">
      <w:pPr>
        <w:spacing w:line="480" w:lineRule="auto"/>
        <w:ind w:firstLine="480"/>
        <w:jc w:val="both"/>
      </w:pPr>
      <w:r w:rsidRPr="00C4D5E6">
        <w:rPr>
          <w:rFonts w:ascii="Times New Roman" w:hAnsi="Times New Roman" w:eastAsia="宋体"/>
          <w:sz w:val="24"/>
          <w:szCs w:val="24"/>
        </w:rPr>
        <w:t xml:space="preserve">Although this is the largest meta-analysis to explored the role of IFI and ENI in definitive radiotherapy or chemoradiotherapy for esophageal cancer, previous studies have made a few attempts. A meta-analysis conducted by H.P. Zhu er al ([45]). demonstrated no difference in the OS rates and the incidence of AE and LP between those who underwent IFI and ENI; however, this meta-analysis only included seven articles in which there were two abstracts submitted to conferences without full texts and only one RCT, and the study only compared the 1-, 2-, and 3-year OS rates and the incidence of grade ≥3 AE/AP and grade ≥3 LE, which showed the same conclusions as our study. Our systematic review also demonstrated that IFI had an improvement in the 5-year OS rate and grade in ≥2 AE compared with ENI; however, no difference in the incidence of grade ≥2 AP was observed. Although we showed that no differences were observed in the incidence of grade ≥3 LP, this finding differed from that reported by H.P. Zhu er al ([45]).; the difference can be explained that we included one more RCT, which provided a higher level of evidence. For subgroup analyses performed by the study type, there was no difference in the 1-, 2-, 3-year OS rates and grade ≥3 AE/AP events between RCTs and non-RCTs, similarly to H.P. Zhu et al. ([45]). While most studies demonstrated no differences in the survival benefit between two groups, our study challenges these results; although we found no difference in the short-term survival, IFI demonstrated improved long-term survival compared with ENI. Two ongoing randomized controlled clinical phase III trials, the CSWOG 003 trial by T. Li et al. ([46]) and the NROG 001 trial by B. Li et al. ([47]), showed in the interim analysis that there was no difference in the 1- and 2-year OS rates, similar to ours. In 2018, S. Tsuruoka et al. ([48]) reported that there was no difference in the 3-year OS, similarly our study; although the patients included in their study all had esophageal cancer in the thoracic region. As shown in the subgroup analyses, the type of radiotherapy, chemotherapy, and pathology were not associated with the 1-, 2-, and 3-year OS. Furthermore, the clinical outcomes of RCTs were consistent with those of non-RCTs. Regarding the analysis of 5-year OS rates in the subgroups, the IFI group demonstrated significant improvement compared with the ENI group in the IMRT subgroup, while there were no differences in the 3D-IMRT–mixed subgroup. Owing to the missing data regarding the 5-year OS rates in the 3D-CRT subgroup, we performed an indirect comparison between IMRT and 3D-CRT. Differences in survival were observed, which may be attributed to technical differences, indicating that, in the era of 3D-CRT, there is no difference in 5-year OS rates following IFI and ENI. Although the popularity of IMRT is increasing, IFI offers a better improvement in 5-year OS rates than ENI, which may be explained by the fact that IMRT can increase the therapeutic effect and reduce the size of the radiotherapy target compared with 3D-CRT. Moreover, treatment-related adverse events associated with 3D-CRT may show no differences in the 5-year OS between two groups. The more favorable results of IMRT compared with the old 3D technique confirmed the superiority of IMRT also for esophageal cancer. The outcomes by the type of pathology were consistent with the overall conclusion.</w:t>
      </w:r>
    </w:p>
    <w:p w14:paraId="1A2B3E3E" w14:textId="77777777" w:rsidR="00A1B2C3" w:rsidRDefault="00A1B2C3">
      <w:pPr>
        <w:spacing w:line="480" w:lineRule="auto"/>
        <w:ind w:firstLine="480"/>
        <w:jc w:val="both"/>
      </w:pPr>
      <w:r w:rsidRPr="00C4D5E6">
        <w:rPr>
          <w:rFonts w:ascii="Times New Roman" w:hAnsi="Times New Roman" w:eastAsia="宋体"/>
          <w:sz w:val="24"/>
          <w:szCs w:val="24"/>
        </w:rPr>
        <w:t xml:space="preserve">Regarding treatment-related adverse events, although E. Jean-Mary et al. ([19]) reported that it was feasible for ENI when the surrounding tissues were not in high doses, they only reported this finding from the viewpoint of the target volume and the exposure dose to the organ at risk without considering the actual clinical outcomes. Our study reported that IFI was associated with a significant improvement in grade ≥2 AE, similarly to T. Li et al. ([46]), and the findings of the subgroup analyses were also consistent with this conclusion. There was no difference in the incidence of grade ≥2 AP between two groups. Only RCTs reported that IFI showed a significant improvement in grade ≥2 AP, which varies from the overall conclusion and those derived from the other subgroup analyses, which may be explained by the fact that a retrospective analysis is more accurate than an RCT for evaluating the adverse events. Therefore, more prospective studies are needed to validate this finding. In our study, IFI showed significant reductions in the incidence of grade ≥3 AE compared with ENI, which is similar to that reported in most studies ([45], [49], [50]). Compared with the 3D-CRT and 3D-IMRT–mixed subgroups, there were no differences in the incidence of grade ≥3 AE in the IMRT subgroup, which could be explained by the fact that IMRT may reduce the difference in the incidence rates of grade ≥3 AE between two groups. Another challenging finding from our systematic review was that there were no differences in the incidence of grade ≥3 AP between them and the other subgroups, similarly to Zhu et al. ([45]) and different from Cheng et al. ([49]) and Jing et al. ([50]). The databases these two authors searched included the China National Knowledge Infrastructure (CNKI) and Chinese Biomedical Literature Database, without including the Web of Science database, which differed from the databases included in the present study. Moreover, studies by Jing et al. ([50]) and Cheng et al. ([49]) were performed before 2015 except for one study by Cheng et al. Most of their treatment regimens included radiotherapy alone, in which the patient received a larger dose of radiation, which resulted in difference in the incidence rates of grade in ≥3 AP between those undergoing IFI and ENI. A few studies reported on late treatment side effects. Our systematic review showed that there were no differences in the incidence of grade ≥3 LE, which is consistent with Zhu et al. ([45]). Zhu et al. ([45]) reported that IFI demenstrated a decrease in the incidence of grade ≥3 LP compared with ENI, this finding differed from that reported in our study where we reported no difference. Zhu et al. ([45]) included four studies to analyze the incidence of grade ≥3 LP; in contrast, we included five studies, four of which were the same as Zhu et al. ([45]). We included one other study by Zang et al. ([41]), which reported an RR value of 2.44 (95% CI, 0.83–7.23) with very high upper limit value. As both Zhu et al. and the present study included only a few studies, conclusions regarding the incidence of grade ≥3 LP could not be provided.</w:t>
      </w:r>
    </w:p>
    <w:p w14:paraId="1A2B3E3F" w14:textId="77777777" w:rsidR="00A1B2C3" w:rsidRDefault="00A1B2C3">
      <w:pPr>
        <w:spacing w:line="480" w:lineRule="auto"/>
        <w:ind w:firstLine="480"/>
        <w:jc w:val="both"/>
      </w:pPr>
      <w:r w:rsidRPr="00C4D5E6">
        <w:rPr>
          <w:rFonts w:ascii="Times New Roman" w:hAnsi="Times New Roman" w:eastAsia="宋体"/>
          <w:sz w:val="24"/>
          <w:szCs w:val="24"/>
        </w:rPr>
        <w:t xml:space="preserve">As this review included retrospective studies, it was difficult to accurately determine the time of tumor recurrence; therefore, we evaluated PFS and LCR as secondary outcomes, although the secondary outcomes were not analyzed in the subgroup. We reported that IFI had an improvement in PFS at 1, 3, and 5 years, but not at 2 years, and the pooled RR for the 2-year PFS was 0.92 (95% CI, 0.84–1.01), where the upper line of the CI of the RR value is only slightly above 1.00. Furthermore, we showed that IFI had an improvement in the LCR at 2 and 3 years, but not at 1 year (RR, 0.94; 95% CI 0.85–1.02), where the upper line of the CI of the RR value is also slightly above 1.00. The reason why we could not draw conclusions regarding the time of tumor recurrence may be attributed to the bias and errors observed in retrospective studies, which is also a limitation of the present study. Additionally, the time of tumor recurrence and control differed in previous studies. Zhou et al. ([51]) reported that no differences were reported in the 1- and 2-year LCRs (75% and 57%; 72% and 45%, respectively; χ2, 0.79; P = 0.376) in those undergoing IFI and ENI, similar to those reported by Li et al. ([52]) (1- and 2-year LCRs—66% and 48% and 68% and 49%, respectively; χ2, 0.56; P = 0.78). However, Zhu et al. ([53]) reported that ENI showed a significant improvement in LCRs at 1, 3, and 5 years compared with IFI (70.5% and 53.3%; 51.7% and 63.0%; 39.1% and 27.2%, respectively; χ2, 6.22; P = 0.013). Therefore, the advantages and disadvantages of IFI and ENI in tumor control and recurrence cannot be concluded.</w:t>
      </w:r>
    </w:p>
    <w:p w14:paraId="1A2B3E40" w14:textId="77777777" w:rsidR="00A1B2C3" w:rsidRDefault="00A1B2C3">
      <w:pPr>
        <w:spacing w:line="480" w:lineRule="auto"/>
        <w:ind w:firstLine="480"/>
        <w:jc w:val="both"/>
      </w:pPr>
      <w:r w:rsidRPr="00C4D5E6">
        <w:rPr>
          <w:rFonts w:ascii="Times New Roman" w:hAnsi="Times New Roman" w:eastAsia="宋体"/>
          <w:sz w:val="24"/>
          <w:szCs w:val="24"/>
        </w:rPr>
        <w:t xml:space="preserve">There were also some limitations to this meta-analysis. First, most publications in this study were retrospective studies, with only six RCTs. Although subgroup analyses were performed based on the study type, the results of 1-, 2-, and 3-year OS rates and the incidence of grade 2 AE and grade ≥3 AE/AP did not differ from the overall conclusion; however, differences in the incidence of grade ≥2 AP were observed. Furthermore, very few RCTs reported 5-year OS rates and grade ≥3 LE/LP events; hence, we could not fully analyze the impact on these results because the evidence for these results was limited. Though the OS is necessary for efficacy evaluation, PFS and LCRs are also needed to refine the effectiveness of treatment ([54], [55]). Nevertheless, IFI demonstrated a meaningful improvement in OS at 5 years but not at 1, 2, and 3 years; this is an important discovery that should be further investigated. Treatment-related adverse events related to radiotherapy must be evaluated in future prospective studies to consolidate the evidence. Second, only a few studies investigated a single subgroup included in this study and reported relevant outcomes. Therefore, in the subgroup analysis, in addition to including relevant subgroups, mixed groups were also included for indirect comparison in the present study. Third, in conducting this study, there were five head-to-head ongoing RCTs investigating IFI and ENI, none of which have reported the final results; only the interim results were published. Therefore, we excluded these studies. Forth, due to the inability to obtain data separately and the lack of comprehensive reporting in the included literature, we also included a small proportion of patients with stage IV, which would also have a small impact on this study. Fifth, although the patients included in this article were by far the largest under the relevant topic, the total number of patients was still not very large. Moreover, the articles included in this study were all from Asia, on the one hand, the incidence of esophageal cancer was much higher in Asia than in other regions, and on the other hand, when we were screening and including the articles, we only included head-to-head articles of IFI and ENI to ensure the high quality of the study. Many articles from other regions were excluded by us in this process. In addition to this, we only included articles that provided full texts in order to ensure the comprehensiveness of the study. Therefore, conference abstracts without full texts presented at academic conferences such as ASCO and ESMO, for example, were not included in this study.</w:t>
      </w:r>
    </w:p>
    <w:p w14:paraId="1A2B3E41" w14:textId="77777777" w:rsidR="00A1B2C3" w:rsidRDefault="00A1B2C3">
      <w:pPr>
        <w:pStyle w:val="Heading2"/>
      </w:pPr>
      <w:r w:rsidRPr="00C4D5E6">
        <w:rPr>
          <w:rFonts w:ascii="Times New Roman" w:hAnsi="Times New Roman" w:eastAsia="宋体"/>
          <w:sz w:val="24"/>
          <w:szCs w:val="24"/>
        </w:rPr>
        <w:t xml:space="preserve">Conclusions</w:t>
      </w:r>
    </w:p>
    <w:p w14:paraId="1A2B3E42" w14:textId="77777777" w:rsidR="00A1B2C3" w:rsidRDefault="00A1B2C3">
      <w:pPr>
        <w:spacing w:line="480" w:lineRule="auto"/>
        <w:ind w:firstLine="480"/>
        <w:jc w:val="both"/>
      </w:pPr>
      <w:r w:rsidRPr="00C4D5E6">
        <w:rPr>
          <w:rFonts w:ascii="Times New Roman" w:hAnsi="Times New Roman" w:eastAsia="宋体"/>
          <w:sz w:val="24"/>
          <w:szCs w:val="24"/>
        </w:rPr>
        <w:t xml:space="preserve">To sum up, this meta-analysis demonstrated that IFI had improvements in the 5-year OS rate, but not at 1, 2, and 3 years, compared with ENI. We showed that the addition of IMRT to IFI improves the 5-year OS, whereas the same cannot be observed by the addition of 3D-CRT to IFI and ENI. IFI reduced the incidence of grade ≥2 and ≥3 AE compared with ENI, while IMRT showed no difference in the incidence of grade ≥3 AE. Furthermore, IFI and ENI showed no difference in the incidence of grades ≥3 AP, LE, and LP. There is a limited amount of data on which to draw conclusions regarding PFS and LCRs. Our systematic review presents interesting information in terms of the potential survival improvements imparted by IFI in esophageal cancer patients receiving radical radiotherapy or CRT. Long-term follow-up prospective study should be performed to further validate IFI implementation.</w:t>
      </w:r>
    </w:p>
    <w:p w14:paraId="1A2B3E43" w14:textId="77777777" w:rsidR="00A1B2C3" w:rsidRDefault="00A1B2C3">
      <w:pPr>
        <w:pStyle w:val="Heading2"/>
      </w:pPr>
      <w:r w:rsidRPr="00C4D5E6">
        <w:rPr>
          <w:rFonts w:ascii="Times New Roman" w:hAnsi="Times New Roman" w:eastAsia="宋体"/>
          <w:sz w:val="24"/>
          <w:szCs w:val="24"/>
        </w:rPr>
        <w:t xml:space="preserve">Publisher’s note</w:t>
      </w:r>
    </w:p>
    <w:p w14:paraId="1A2B3E44" w14:textId="77777777" w:rsidR="00A1B2C3" w:rsidRDefault="00A1B2C3">
      <w:pPr>
        <w:spacing w:line="480" w:lineRule="auto"/>
        <w:ind w:firstLine="480"/>
        <w:jc w:val="both"/>
      </w:pPr>
      <w:r w:rsidRPr="00C4D5E6">
        <w:rPr>
          <w:rFonts w:ascii="Times New Roman" w:hAnsi="Times New Roman" w:eastAsia="宋体"/>
          <w:sz w:val="24"/>
          <w:szCs w:val="24"/>
        </w:rPr>
        <w:t xml:space="preserve">All claims expressed in this article are solely those of the authors and do not necessarily represent those of their affiliated organizations, or those of the publisher, the editors and the reviewers. Any product that may be evaluated in this article, or claim that may be made by its manufacturer, is not guaranteed or endorsed by the publisher.</w:t>
      </w:r>
    </w:p>
    <w:p w14:paraId="1A2B3E45" w14:textId="77777777" w:rsidR="00A1B2C3" w:rsidRDefault="00A1B2C3">
      <w:pPr>
        <w:pStyle w:val="Heading2"/>
      </w:pPr>
      <w:r w:rsidRPr="00C4D5E6">
        <w:rPr>
          <w:rFonts w:ascii="Times New Roman" w:hAnsi="Times New Roman" w:eastAsia="宋体"/>
          <w:sz w:val="24"/>
          <w:szCs w:val="24"/>
        </w:rPr>
        <w:t xml:space="preserve">References</w:t>
      </w:r>
    </w:p>
    <w:p w14:paraId="1A2B3E4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Sung H, Ferlay J, Siegel RL, Laversanne M, Soerjomataram I, Jemal A, et al. Global cancer statistics 2020: GLOBOCAN estimates of incidence and mortality worldwide for 36 cancers in 185 countries. CA Cancer J Clin (2021) 71(3):209–49. doi: 10.3322/caac.21660</w:t>
      </w:r>
    </w:p>
    <w:p w14:paraId="1A2B3E4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Bray F, Ferlay J, Soerjomataram I, Siegel RL, Torre LA, Jemal A. Global cancer statistics 2018: GLOBOCAN estimates of incidence and mortality worldwide for 36 cancers in 185 countries. CA Cancer J Clin (2018) 68(6):394–424. doi: 10.3322/caac.21492</w:t>
      </w:r>
    </w:p>
    <w:p w14:paraId="1A2B3E4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Enzinger PC, Mayer RJ. Esophageal cancer. New Engl J Med (2003) 349:2241–52. doi: 10.1056/NEJMra035010</w:t>
      </w:r>
    </w:p>
    <w:p w14:paraId="1A2B3E4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Graham AJ, Shrive FM, Ghali WA, Manns BJ, Grondin SC, Finley RJ, et al. Defining the optimal treatment of locally advanced esophageal cancer: a systematic review and decision analysis. Ann Thorac Surg (2007) 83(4):1257–64. doi: 10.1016/j.athoracsur.2006.11.061</w:t>
      </w:r>
    </w:p>
    <w:p w14:paraId="1A2B3E4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Patel N, Benipal B. Incidence of esophageal cancer in the united states from 2001-2015: A united states cancer statistics analysis of 50 states. Cureus (2018) 10(12):e3709. doi: 10.7759/cureus.3709</w:t>
      </w:r>
    </w:p>
    <w:p w14:paraId="1A2B3E4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Smyth EC, Lagergren J, Fitzgerald RC, Lordick F, Shah MA, Lagergren P, et al. Oesophageal cancer. Nat Rev Dis Primers. (2017) 3:17048. doi: 10.1038/nrdp.2017.48</w:t>
      </w:r>
    </w:p>
    <w:p w14:paraId="1A2B3E4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Tachimori Y, Ozawa S, Numasaki H, Ishihara R, Matsubara H, Muro K, et al. Comprehensive registry of esophageal cancer in Japan, 2012. Esophagus (2019) 16(3):221–45. doi: 10.1007/s10388-019-00674-z</w:t>
      </w:r>
    </w:p>
    <w:p w14:paraId="1A2B3E4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Paul S, Altorki N. Outcomes in the management of esophageal cancer. J Surg Oncol (2014) 110(5):599–610. doi: 10.1002/jso.23759</w:t>
      </w:r>
    </w:p>
    <w:p w14:paraId="1A2B3E4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Cooper JS, Guo MD, Herskovic A, Macdonald JS, Martenson JA, Jr., Al-Sarraf M, et al. Chemoradiotherapy of locally advanced esophageal cancer: long-term follow-up of a prospective randomized trial (RTOG 85-01). Radiat Ther Oncol Group Jama. (1999) 281(17):1623–7. doi: 10.1001/jama.281.17.1623</w:t>
      </w:r>
    </w:p>
    <w:p w14:paraId="1A2B3E4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Fokas E, Rodel C. Definitive, preoperative, and palliative radiation therapy of esophageal cancer. Viszeralmedizin (2015) 31(5):347–53. doi: 10.1159/000440638</w:t>
      </w:r>
    </w:p>
    <w:p w14:paraId="1A2B3E5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Minsky BD, Pajak TF, Ginsberg RJ, Pisansky TM, Martenson J, Komaki R, et al. (Radiation therapy oncology group 94-05) phase III trial of combined-modality therapy for esophageal cancer: High-dose versus standard-dose radiation therapy. J Clin Oncol (2002) 20(5):1167–74. doi: 10.1200/JCO.2002.20.5.1167</w:t>
      </w:r>
    </w:p>
    <w:p w14:paraId="1A2B3E5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Gao XS, Qiao X, Wu F, Cao L, Meng X, Dong Z, et al. Pathological analysis of clinical target volume margin for radiotherapy in patients with esophageal and gastroesophageal junction carcinoma. Int J Radiat Oncol Biol Phys (2007) 67(2):389–96. doi: 10.1016/j.ijrobp.2006.09.015</w:t>
      </w:r>
    </w:p>
    <w:p w14:paraId="1A2B3E5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Lesueur P, Servagi-Vernat S. [Definition of accurate planning target volume margins for esophageal cancer radiotherapy]. Cancer Radiother. (2016) 20(6-7):651–6. doi: 10.1016/j.canrad.2016.07.065</w:t>
      </w:r>
    </w:p>
    <w:p w14:paraId="1A2B3E5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Zhu HC, del Campo ER, Ye JJ, Simone CB, Zhu ZF, Zhao WX, et al. Involved-field irradiation in definitive chemoradiotherapy for locoregional esophageal squamous cell carcinoma: Results from the ESO-shanghai 1 trial. Int J Radiat Oncol Biol Physics. (2021) 110(5):1396–406. doi: 10.1016/j.ijrobp.2021.02.053</w:t>
      </w:r>
    </w:p>
    <w:p w14:paraId="1A2B3E5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Tsuruoka S, Kataoka M, Makita K, Ishikawa H, Takada N, Nagasaki K, et al. The role of elective nodal irradiation in radiotherapy for stage I esophageal cancer. Radiotherapy Oncol (2018) 127:S780. doi: 10.1016/S0167-8140(18)31744-4</w:t>
      </w:r>
    </w:p>
    <w:p w14:paraId="1A2B3E5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M, Zhao F, Zhang X, Shi F, Zhu H, Han A, et al. Involved-field irradiation in definitive chemoradiotherapy for T4 squamous cell carcinoma of the esophagus. Curr Oncol (2016) 23(2):e131-7. doi: 10.3747/co.23.2846</w:t>
      </w:r>
    </w:p>
    <w:p w14:paraId="1A2B3E5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Kono S, Ishii Y, Matsubara H, Izumi S, Hashimoto Y, Karasawa K. Is involved-field irradiation sufficient for superficial esophageal carcinoma? Int J Radiat Oncol (2016) 96(2):E162. doi: 10.1016/j.ijrobp.2016.06.998</w:t>
      </w:r>
    </w:p>
    <w:p w14:paraId="1A2B3E5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Sekii S, Ito Y, Kato K, Umezawa R, Takahashi K, Inaba K, et al. Recurrence pattern after definitive chemoradiation therapy for cervical esophageal cancer. Int J Radiat Oncol Biol Physics. (2015) 93(3):E158. doi: 10.1016/j.ijrobp.2015.07.953</w:t>
      </w:r>
    </w:p>
    <w:p w14:paraId="1A2B3E5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Jean-Mary E, Dalban C, Serre AA, Maingon P, Petitfils A, Mirjolet C, et al. Elective nodal irradiation during exclusive chemoradiation for locally-advanced esophageal cancer: IMRT better spares critical organs at risk. Eur J Cancer. (2015) 51:S351. doi: 10.1016/S0959-8049(16)30992-3</w:t>
      </w:r>
    </w:p>
    <w:p w14:paraId="1A2B3E5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Nishibuchi I, Murakami Y, Adachi Y, Imano N, Takeuchi Y, Takahashi I, et al. Long-term results of definitive chemoradiotherapy with elective nodal irradiation using modern radiotherapy technique for resectable locally advanced esophageal cancer. Int J Radiat Oncol Biol Physics. (2019) 105(1):E193. doi: 10.1016/j.ijrobp.2019.06.2110</w:t>
      </w:r>
    </w:p>
    <w:p w14:paraId="1A2B3E5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Lee DY, Moon SH, Cho KH, Kim TH, Kim MS, Lee JY, et al. Treatment outcomes of extended-field radiation therapy for thoracic superficial esophageal cancer. Radiat Oncol J (2017) 35(3):241–8. doi: 10.3857/roj.2017.00458</w:t>
      </w:r>
    </w:p>
    <w:p w14:paraId="1A2B3E5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Zhu S, Li Q, Zhang X, Deng W, Song C, Wang X, et al. Clinical outcomes of different irradiation ranges in definitive intensity-modulated radiotherapy for esophageal cancer. Chin J Oncol (2020) 42(12):1040–7. doi: 10.3760/cma.j.cn112152-20191225-00842</w:t>
      </w:r>
    </w:p>
    <w:p w14:paraId="1A2B3E5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Xie C, Jing Z, Luo H, Jiang W, Ma L, Hu W, et al. Chemoradiotherapy with extended nodal irradiation and/or erlotinib in locally advanced oesophageal squamous cell cancer: long-term update of a randomised phase 3 trial. Br J cancer. (2020) 123(11):1616–24. doi: 10.1038/s41416-020-01054-6</w:t>
      </w:r>
    </w:p>
    <w:p w14:paraId="1A2B3E5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Nakatani Y, Kato K, Shoji H, Iwasa S, Honma Y, Takashima A, et al. Comparison of involved field radiotherapy and elective nodal irradiation in combination with concurrent chemotherapy for T1bN0M0 esophageal cancer. Int J Clin Oncol (2020) 25(6):1098–104. doi: 10.1007/s10147-020-01652-7</w:t>
      </w:r>
    </w:p>
    <w:p w14:paraId="1A2B3E5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Lyu J, Yisikandaer A, Li T, Zhang X, Wang X, Tian Z, et al. Comparison between the effects of elective nodal irradiation and involved-field irradiation on long-term survival in thoracic esophageal squamous cell carcinoma patients: A prospective, multicenter, randomized, controlled study in China. Cancer Med (2020) 9(20):7460–8. doi: 10.1002/cam4.3409</w:t>
      </w:r>
    </w:p>
    <w:p w14:paraId="1A2B3E5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Q, Zhu S, Li S, Deng W. Elective nodal irradiation provides a superior therapeutic modality for lymph node positivity esophageal squamous cell carcinoma patients receiving definitive radiotherapy versus involved-field irradiation. Med (Baltimore). (2019) 98(3):e14080. doi: 10.1097/MD.0000000000014080</w:t>
      </w:r>
    </w:p>
    <w:p w14:paraId="1A2B3E6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Wang LL, Wang J, Yu B, Liu HL, Hu LJ, Zhou JY. Analysis of side effects and prognosis of radiotherapy alone in treatment of senile esophageal cancer. Chin J Cancer Prev Treat (2018) 25(23):1638–42. doi: 10.16073/j.cnki.cjcpt.2018.23.005</w:t>
      </w:r>
    </w:p>
    <w:p w14:paraId="1A2B3E6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Sun Y, Zhang XL, Mao QF, Liu YH, Kong L, Li MH. Elective nodal irradiation or involved-field irradiation in definitive chemoradiotherapy for esophageal squamous cell cancer: a retrospective analysis in clinical N0 patients. Curr Oncol (2018) 25(5):e423-e9. doi: 10.3747/co.25.3895</w:t>
      </w:r>
    </w:p>
    <w:p w14:paraId="1A2B3E6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Yisikandaer A, Lyu JH, Li T, Zhang XZ, Tian ZG, Wang XH, et al. Involvedfield irradiation (IFI) versus elective nodalirradiation (ENI) in combination with concurrent chemotherapy for esophageal thoracic squam ous cell cancer : a prospective, randomized, multicenter, controlled study. Chin J Radiat Oncol (2018) 27(3):245–9. doi: 10.3760/cma.j.issn.1004-4221.2018.03.004</w:t>
      </w:r>
    </w:p>
    <w:p w14:paraId="1A2B3E6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Zhao L, Zhou Y, Mu Y, Chai G, Xiao F, Tan L, et al. Patterns of failure and clinical outcomes of definitive radiotherapy for cervical esophageal cancer. Oncotarget (2017) 8(13):21852–60. doi: 10.18632/oncotarget.15665</w:t>
      </w:r>
    </w:p>
    <w:p w14:paraId="1A2B3E6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Su J, Zhu S, Liu Z, Zhao Y, Song C. Target volume delineation for radical radiotherapy of early oesophageal carcinoma in elderly patients. Cancer Radiother. (2017) 21(1):34–9. doi: 10.1016/j.canrad.2016.08.129</w:t>
      </w:r>
    </w:p>
    <w:p w14:paraId="1A2B3E6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Jing Z, Chen T, Zhang XB, Wu SX. Long-term outcome of concurrent chemoradiotherapy with elective nodal irradiation for inoperable esophageal cancer. Cancer Science. (2017) 108(9):1828–33. doi: 10.1111/cas.13308</w:t>
      </w:r>
    </w:p>
    <w:p w14:paraId="1A2B3E6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Park JH, Kim WC, Kim HJ. Comparison of the treatment results of involved-field and elective nodal irradiation in locally advanced esophageal cancer. Esophagus (2016) 13(4):361–8. doi: 10.1007/s10388-016-0545-5</w:t>
      </w:r>
    </w:p>
    <w:p w14:paraId="1A2B3E6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DJ, Li HW, He B, Wang GM, Cai HF, Duan SM, et al. Patterns of failure after involved field radiotherapy for locally advanced esophageal squamous cell carcinoma. J buon. (2016) 21(5):1268–73.</w:t>
      </w:r>
    </w:p>
    <w:p w14:paraId="1A2B3E6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Bai WW, Song YZ, Liu M, Zhou ZG, Zhang RH, Li J, et al. Clinical application of simultaneous integrated boost intensity-modulated radiation therapy in cervical and upper esophageal carcinoma. Chin J Cancer Prev Treat (2016) 23(4):248–52. doi: 10.16073/j.cnki.cjcpt.2016.04.010</w:t>
      </w:r>
    </w:p>
    <w:p w14:paraId="1A2B3E6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Dong H, Zhu S, Su J, Liu Z, Shen W, Li S, et al. Comparative study of the failure model of esophageal cancer with elective nodal prophylactic and involved-field irradiation. Int J Radiat Oncol Biol Physics. (2015) 93(3):E142–E3. doi: 10.1016/j.ijrobp.2015.07.911</w:t>
      </w:r>
    </w:p>
    <w:p w14:paraId="1A2B3E6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Yamashita H, Takenaka R, Omori M, Imae T, Okuma K, Ohtomo K, et al. Involved-field radiotherapy (IFRT) versus elective nodal irradiation (ENI) in combination with concurrent chemotherapy for 239 esophageal cancers: a single institutional retrospective study. Radiat Oncol (2015) 10:171. doi: 10.1186/s13014-015-0482-9</w:t>
      </w:r>
    </w:p>
    <w:p w14:paraId="1A2B3E6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Jing W, Zhu H, Guo H, Zhang Y, Shi F, Han A, et al. Feasibility of elective nodal irradiation (ENI) and involved field irradiation (IFI) in radiotherapy for the elderly patients (Aged ≥ 70 years) with esophageal squamous cell cancer: A retrospective analysis from a single institute. PloS One (2015) 10(12):e0143007. doi: 10.1371/journal.pone.0143007</w:t>
      </w:r>
    </w:p>
    <w:p w14:paraId="1A2B3E6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Cao YK, Li RX, Tian ZH, Gao HM. Analysis of prognosis and related factors in esophageal squamous cell carcinoma treated with chemotherapy or radiotherapy. Chin J Cancer Prev Treat (2015) 22(16):1297–302. doi: 10.16073/j.cnki.cjcpt.2015.16.011</w:t>
      </w:r>
    </w:p>
    <w:p w14:paraId="1A2B3E6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Liu MN, Zhao KL, Chen Y, Jiang GL. Evaluation of the value of ENI in radiotherapy for cervical and upper thoracic esophageal cancer: a retrospective analysis. Radiat Oncol (2014) 9:232. doi: 10.1186/s13014-014-0232-4</w:t>
      </w:r>
    </w:p>
    <w:p w14:paraId="1A2B3E6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Zang RK, Ma JB, Song YP, Wang DW, Liu P. Comparation of involved-field conformal irradiation and elective nodal irradiation for middle-thoracic esophageal cancer. Chin J Cancer Prev Treat (2013) 20(24):1917–20. doi: 10.16073/j.cnki.cjcpt.2013.24.016</w:t>
      </w:r>
    </w:p>
    <w:p w14:paraId="1A2B3E6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Shen W, Gao H, Zhu S, Li Y, Li J, Su J, et al. Preliminary comparative study between elective nodal irradiation and involved field radiation therapy for clinical early-stage esophageal carcinoma. Chin J Clin Oncol (2013) 40(17):1047–50. doi: 10.3969/j.issn.1000-8179.20130161</w:t>
      </w:r>
    </w:p>
    <w:p w14:paraId="1A2B3E7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M, Qiao X, Zhou Z, Zhen C, Song Y. A prospectively randomized study of clinical target volume margins for three-dimensional conformal radiotherapy in patients with thoracic esophageal squamous cell carcinoma. Chin J Clin Oncol (2012) 39(17):1294–8. doi: 10.3969/j.issn.1000-8179.2012.17.008</w:t>
      </w:r>
    </w:p>
    <w:p w14:paraId="1A2B3E7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 JB, Song YP, Yu JM, Zhou W, Cheng EC, Zhang XQ, et al. Feasibility of involved-field conformal radiotherapy for cervical and upper-thoracic esophageal cancer. Onkologie (2011) 34(11):599–604. doi: 10.1159/000334194</w:t>
      </w:r>
    </w:p>
    <w:p w14:paraId="1A2B3E7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Zhu H, Pan W, Chen Y, Chen H, Zuo Y, Sun X. What is the optimal radiotherapy target size for non-operable esophageal cancer? a meta-analysis. Oncol Res Treat (2019) 42(9):470–9. doi: 10.1159/000501594</w:t>
      </w:r>
    </w:p>
    <w:p w14:paraId="1A2B3E7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T, Yisikandaer A, Zhang X, Wang X, Ma Y, Chen L, et al. Involved-field irradiation vs elective nodal irradiation for locally advanced thoracic esophageal squamous cell carcinoma: A comparative interim analysis of clinical outcomes and toxicities (NCT01551589, CSWOG 003). Int J Radiat Oncol Biol Physics. (2015) 93(3):S3–4. doi: 10.1016/j.ijrobp.2015.07.015</w:t>
      </w:r>
    </w:p>
    <w:p w14:paraId="1A2B3E7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B, Zhang J, Zhang K, Li G, Zheng A, Li J, et al. Chemoradiation with ENI versus IFI, high-dose versus standard-dose radiation therapy for locally advanced esophageal squamous cell carcinoma: Preliminary results of multicenter, phase III clinical trial (NROG 001-northern radiation oncology group of China). Int J Radiat Oncol Biol Physics. (2019) 105(1):E188–E9. doi: 10.1016/j.ijrobp.2019.06.2096</w:t>
      </w:r>
    </w:p>
    <w:p w14:paraId="1A2B3E7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Tsuruoka S, Hamamoto Y, Kataoka M, Makita K, Ishikawa H, Takata N, et al. Incidence of regional recurrence outside of radiation fields in patients with or without elective nodal irradiation for stage I middle thoracic esophageal cancer. Int J Radiat Oncol Biol Physics. (2018) 102(3):E42–E. doi: 10.1016/j.ijrobp.2018.07.546</w:t>
      </w:r>
    </w:p>
    <w:p w14:paraId="1A2B3E7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Cheng YJ, Jiy SW, Zhu LL, Wang J, Wang L, Liu Q, et al. Comparison of elective nodal irradiation and involved-field irradiation in esophageal squamous cell carcinoma: a meta-analysis. J Radiat Res (2018) 59(5):604–15. doi: 10.1093/jrr/rry055</w:t>
      </w:r>
    </w:p>
    <w:p w14:paraId="1A2B3E7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Jing SW, Wang J, Liu Q, Cheng YJ, Yang CR, Wang Y, et al. Involved-field irradiation and elective nodal irradiation under precise radiotherapy in esophageal squamous cell carcinoma: A meta analysis. Chin J Cancer Prev Treat (2017) 24(2):136–42. doi: 10.16073/j.cnki.cjcpt.2017.02.011</w:t>
      </w:r>
    </w:p>
    <w:p w14:paraId="1A2B3E7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Zhou ZG, Qiao XY, Gao XS, Wan X, Zhang J, Zhang P, et al. Clinical target volume of 3 d conformal radiotherapy for esophageal cancer. Chin J Radiat Oncol (2009) 18(2):86–7. doi: 10.3760/cma.j.issn.1004-4221.2009.02.086</w:t>
      </w:r>
    </w:p>
    <w:p w14:paraId="1A2B3E7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DJ, Li HW, He B, Wang GM, Cai HF, Duan SM, et al. Comparison of involved field radiotherapy and extended field radiotherapy of definitive radiotherapy in patients with esophageal squamous cell carcinoma. Chin J Clin Oncol (2013) 40(20):1248–51. doi: 10.3969/j.issn.1000-8179.20130671</w:t>
      </w:r>
    </w:p>
    <w:p w14:paraId="1A2B3E7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Zhu SC, Xu JR, Liu ZK, Su JW, Li J. A preliminary study of three-dimensional conformal radiotherapy wih different clinical target volumes for esophageal cancer. Chin J Radiat Oncol (2014) 23(2):127–30. doi: 10.3760/cma.j.issn.1004-4221.2014.02.012</w:t>
      </w:r>
    </w:p>
    <w:p w14:paraId="1A2B3E7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SQ, Pan XF, Kashaf MS, Xue QP, Luo HJ, Wang YY, et al. Five-year survival is not a useful measure for cancer control in the population: an analysis based on UK data. Asian Pac J Cancer Prev (2017) 18(2):571–6. doi: 10.22034/APJCP.2017.18.2.571</w:t>
      </w:r>
    </w:p>
    <w:p w14:paraId="1A2B3E7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Morgans AK, van Bommel AC, Stowell C, Abrahm JL, Basch E, Bekelman JE, et al. Development of a standardized set of patient-centered outcomes for advanced prostate cancer: An international effort for a unified approach. Eur Urol. (2015) 68(5):891–8. doi: 10.1016/j.eururo.2015.06.007</w:t>
      </w:r>
    </w:p>
    <w:sectPr>
      <w:pgSz w:w="11906" w:h="16838"/>
      <w:pgMar w:top="1440" w:right="1440" w:bottom="1440" w:left="1440" w:header="851" w:footer="992" w:gutter="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9001">
    <w:multiLevelType w:val="hybridMultilevel"/>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start w:val="1"/>
      <w:numFmt w:val="bullet"/>
      <w:lvlText w:val="•"/>
      <w:lvlJc w:val="left"/>
      <w:pPr>
        <w:ind w:left="1680" w:hanging="420"/>
      </w:pPr>
    </w:lvl>
    <w:lvl w:ilvl="4">
      <w:start w:val="1"/>
      <w:numFmt w:val="bullet"/>
      <w:lvlText w:val="◦"/>
      <w:lvlJc w:val="left"/>
      <w:pPr>
        <w:ind w:left="2100" w:hanging="420"/>
      </w:pPr>
    </w:lvl>
    <w:lvl w:ilvl="5">
      <w:start w:val="1"/>
      <w:numFmt w:val="bullet"/>
      <w:lvlText w:val="▪"/>
      <w:lvlJc w:val="left"/>
      <w:pPr>
        <w:ind w:left="2520" w:hanging="420"/>
      </w:pPr>
    </w:lvl>
    <w:lvl w:ilvl="6">
      <w:start w:val="1"/>
      <w:numFmt w:val="bullet"/>
      <w:lvlText w:val="•"/>
      <w:lvlJc w:val="left"/>
      <w:pPr>
        <w:ind w:left="2940" w:hanging="420"/>
      </w:pPr>
    </w:lvl>
    <w:lvl w:ilvl="7">
      <w:start w:val="1"/>
      <w:numFmt w:val="bullet"/>
      <w:lvlText w:val="◦"/>
      <w:lvlJc w:val="left"/>
      <w:pPr>
        <w:ind w:left="3360" w:hanging="420"/>
      </w:pPr>
    </w:lvl>
    <w:lvl w:ilvl="8">
      <w:start w:val="1"/>
      <w:numFmt w:val="bullet"/>
      <w:lvlText w:val="▪"/>
      <w:lvlJc w:val="left"/>
      <w:pPr>
        <w:ind w:left="3780" w:hanging="420"/>
      </w:pPr>
    </w:lvl>
  </w:abstractNum>
  <w:abstractNum w:abstractNumId="9002">
    <w:multiLevelType w:val="hybridMultilevel"/>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num w:numId="9001">
    <w:abstractNumId w:val="9002"/>
    <w:lvlOverride w:ilvl="0">
      <w:startOverride w:val="1"/>
    </w:lvlOverride>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1001" Type="http://schemas.openxmlformats.org/officeDocument/2006/relationships/numbering" Target="numbering.xml"/></Relationships>
</file>