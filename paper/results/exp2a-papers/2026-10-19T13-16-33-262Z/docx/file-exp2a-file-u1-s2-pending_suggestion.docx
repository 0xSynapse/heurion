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 retrospective study comparing definitive chemoradiotherapy vs. chemoradiotherapy followed by surgery in T4 esophageal squamous cell carcinoma patients who were downstaged after neochemoradiotherapy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outcome of patients with T4 esophageal squamous cell carcinoma (ESCC) is extremely poor. Two distinct therapeutic options are currently available for T4 esophageal cancers: neochemoradiotherapy followed by surgery (CRT-S) and definitive chemoradiotherapy (D-CRT). This study aimed to investigate the clinicopathologic characteristics of T4 ESCC in Chinese patients and compare the survival between the two therapeutic options.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retrospectively analyzed 125 patients with clinically unresectable T4 ESCC in Tianjin Medical University Cancer Institute and Hospital from January 2010 to December 2020. Overall survival (OS), progression-free survival (PFS) and associated factors were analyzed.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106 of 125 T4 ESCC patients were downstaged of the tumor by neoadjuvant CRT. Among 106 patients, 32 patients underwent CRT-S, and 74 patients underwent D-CRT. Patients in the CRT-S group had a higher OS (20.4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and PFS (8.6 months vs. 21.0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than those in the D-CRT group. In multivariate analysis, treatment was an independent predictor of PFS. After propensity score matching (PSM), 50 patients (CRT-S = 25; D-CRT = 25) were matched. Among these 50 patients, patients in the CRT-S group had a higher OS (15.6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and PFS (7.2 months vs. 18.8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than those in the D-CRT group. In multivariate analysis, treatment was an independent predictor for PFS.</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We demonstrated that CRT-S was superior to D-CRT for T4 ESCC patients who were downstaged by neo-CRT with respect to longer OS and PFS. Randomized controlled trials involving large population samples are needed to define the standard treatment for T4 ESCC.</w:t>
      </w:r>
    </w:p>
    <w:p w14:paraId="1A2B3C07" w14:textId="77777777" w:rsidR="00A1B2C3" w:rsidRDefault="00A1B2C3">
      <w:pPr>
        <w:pStyle w:val="Heading2"/>
      </w:pPr>
      <w:r w:rsidRPr="00C4D5E6">
        <w:rPr>
          <w:rFonts w:ascii="Times New Roman" w:hAnsi="Times New Roman" w:eastAsia="宋体"/>
          <w:sz w:val="24"/>
          <w:szCs w:val="24"/>
        </w:rPr>
        <w:t xml:space="preserve">Introduction</w:t>
      </w:r>
    </w:p>
    <w:p w14:paraId="1A2B3C08"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squamous cell carcinoma (ESCC) is one of the leading causes of cancer-related mortality worldwide, with a high prevalence in Asia [[1], [2]]. The outcome of patients with T4 esophageal cancer, defined as a tumor that invades neighboring structures (e.g., aorta, trachea, bronchus, and lung), is extremely poor [[3]]. Despite advances in surgical treatment, these tumors are usually considered inoperable; however, surgery alone has not improved the prognosis of patients with T4 esophageal tumors [[4], [5]].</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Two distinct therapeutic options are currently available for T4 esophageal cancers: chemoradiotherapy followed by surgery (CRT-S), which comprises esophagectomy following downstaging of the tumor by CRT, and definitive chemoradiotherapy (D-CRT), which is designed to avoid esophagectomy by using maximum doses of irradiation [[4], [6]]. Until now, D-CRT has been the standard alternative curative management for patients with locally advanced disease who are not eligible for or refuse surgery [[7]]. To our knowledge, there is little information on the differences in the clinical outcomes of patients with T4 ESCC who undergo D-CRT and those who receive CRT-S. In this study, we discuss these two treatment modalities.</w:t>
      </w:r>
    </w:p>
    <w:p w14:paraId="1A2B3C0A" w14:textId="77777777" w:rsidR="00A1B2C3" w:rsidRDefault="00A1B2C3">
      <w:pPr>
        <w:pStyle w:val="Heading2"/>
      </w:pPr>
      <w:r w:rsidRPr="00C4D5E6">
        <w:rPr>
          <w:rFonts w:ascii="Times New Roman" w:hAnsi="Times New Roman" w:eastAsia="宋体"/>
          <w:sz w:val="24"/>
          <w:szCs w:val="24"/>
        </w:rPr>
        <w:t xml:space="preserve">Methods</w:t>
      </w:r>
    </w:p>
    <w:p w14:paraId="1A2B3C0B" w14:textId="77777777" w:rsidR="00A1B2C3" w:rsidRDefault="00A1B2C3">
      <w:pPr>
        <w:pStyle w:val="Heading3"/>
      </w:pPr>
      <w:r w:rsidRPr="00C4D5E6">
        <w:rPr>
          <w:rFonts w:ascii="Times New Roman" w:hAnsi="Times New Roman" w:eastAsia="宋体"/>
          <w:sz w:val="24"/>
          <w:szCs w:val="24"/>
        </w:rPr>
        <w:t xml:space="preserve">Patients</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We retrospectively enrolled patients with ESCC who had been treated with CRT from January 2010 to December 2020 at our center, including 8 cases from a single-arm, single-center, investigator-initiated, exploratory, phase II clinical study (ClinicalTrials.gov NCT04137679) at Tianjin Medical University Cancer Institute &amp; Hospital in Tianjin, China. The inclusion criteria were as follows: (1) squamous cell histological type; (2) staged as unresectable T4 disease by a multidisciplinary team based on biopsy and imaging pretreatment examination data; (3) downstaged to T3 or lower T stage by neoadjuvant CRT; (4) without distant organ metastases; and (5) Eastern Cooperative Oncology Group (ECOG) performance status (PS) of ≤ 1. All patients were staged according to the 8th edition of the American Joint Committee on Cancer (AJCC) staging manual.</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Adjacent organ invasion was diagnosed by esophageal endoscopy ultrasound (EUS), endobronchial ultrasonography (EBUS), bronchoscopy, and/or computed tomography (CT) according to the following criteria: 1) EUS showed invasion of the trachea, bronchus, aorta, pleura, pericardium, and/or other peripheral organs; 2) EBUS showed invasion of the trachea and/or bronchus; 3) bronchoscopy showed protrusion of the esophageal tumor into trachea and/or bronchi or abnormal tracheal mucosa; and 4) if the patient could not undergo EUS, adjacent organ invasion was defined by CT or positron emission tomography (PET)-CT. Generally, invasion of the peripheral organs was diagnosed based on the loss of fat planes between the esophagus and peripheral organs. Invasion of the aorta was defined as &gt; 90 degrees of the aorta surrounded by tumor in more than one CT slice. Invasion of the pericardium was defined as the disappearance of the fat line at the focus level and local pericardial thickening.</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The following clinicopathologic parameters for each patient were also collected: sex, age at diagnosis, smoking history, drinking history and TNM stage in line with the 8th edition of the esophageal cancer staging system. The PFS and OS of patients diagnosed from January 2010 to December 2020 were recorded based on a follow-up clinic visit or a telephone call.</w:t>
      </w:r>
    </w:p>
    <w:p w14:paraId="1A2B3C0F" w14:textId="77777777" w:rsidR="00A1B2C3" w:rsidRDefault="00A1B2C3">
      <w:pPr>
        <w:pStyle w:val="Heading3"/>
      </w:pPr>
      <w:r w:rsidRPr="00C4D5E6">
        <w:rPr>
          <w:rFonts w:ascii="Times New Roman" w:hAnsi="Times New Roman" w:eastAsia="宋体"/>
          <w:sz w:val="24"/>
          <w:szCs w:val="24"/>
        </w:rPr>
        <w:t xml:space="preserve">Treatment and response</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received conventional fraction radiotherapy using a 6 MeV linear accelerator. The radiation dose was calculated by intensity-modulated radiotherapy (IMRT). All plans were based on 3- or 5-mm CT scan images obtained in the treatment position before radiotherapy. The gross tumor volume (GTV) included the esophageal tumor found under CT and esophageal endoscopy and the enlarged locoregional lymph nodes found by CT before treatment. GTV also included distant lymph nodes with metastasis for patients with cervical or abdominal distant lymph node metastases. The clinical target volume (CTV) was added to the esophageal tumor 5–6 mm laterally and 2–3 cm in the cephalo–caudal direction, and CTV also includes positive lymph nodes and its drainage area. The planning target volume (PTV) was added to the CTV 5 mm in the cephalo–caudal and lateral directions. Cone-beam computed tomography (CBCT) was used to guarantee the treatment position during the whole radiotherapy process once a week. The induction and concurrent chemotherapy with radiation included cisplatin, 5-FU or taxane-based regimens. The patients’ response to treatment was assessed by CT scan, endoscopy and upper gastrointestinal contrast in accordance with Response Evaluation Criteria in Solid Tumors 1.1 (RECIST 1.1) criteria and the method reported in our previous study [[8]].</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CRT-S group received a 40-Gy radiation dose (2 Gy once daily in 20 fractions, 5 days a week) and were scheduled to undergo resection 4–6 weeks after having completed induction chemoradiation. Patients in the D-CRT group received a 60-Gy radiation dose (2 Gy once daily in 30 fractions, 5 days a week). An intensity-modulated radiotherapy dose planning system was used.</w:t>
      </w:r>
    </w:p>
    <w:p w14:paraId="1A2B3C12" w14:textId="77777777" w:rsidR="00A1B2C3" w:rsidRDefault="00A1B2C3">
      <w:pPr>
        <w:pStyle w:val="Heading3"/>
      </w:pPr>
      <w:r w:rsidRPr="00C4D5E6">
        <w:rPr>
          <w:rFonts w:ascii="Times New Roman" w:hAnsi="Times New Roman" w:eastAsia="宋体"/>
          <w:sz w:val="24"/>
          <w:szCs w:val="24"/>
        </w:rPr>
        <w:t xml:space="preserve">Propensity score matching analysis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propensity score matching (PSM) was used to reduce bias due to an imbalance in observed variables between the CRT-S and D-CRT groups. Three baseline characteristics (sex, T-stage and segment) were selected as covariates in the PSM model, and the match tolerance was set to 0.01. Propensity scores of individuals were calculated with logistic regression analysis (SPSS version 22.0, Chicago, IL), and then, the optimal 1:1 matching between CRT-S and D-CRT patients was produced based on propensity scores. After matching, the distribution of the remaining observed variables was similar in the CRT-S and D-CRT groups.</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Pearson’s χ2 test was used to investigate the correlations between 2 categorical variables. PFS and OS distribution was analyzed using the Kaplan–Meier method, and log-rank tests were employed for comparison of PFS or OS between 2 categories in univariate analysis. Multivariate survival analysis was conducted using Cox proportional hazards regression to identify independent prognostic factors. Data were statistically analyzed using SPSS 22.0 (Abbott Laboratories, North Chicago, IL, USA). Statistical significance was set at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w:t>
      </w:r>
    </w:p>
    <w:p w14:paraId="1A2B3C16" w14:textId="77777777" w:rsidR="00A1B2C3" w:rsidRDefault="00A1B2C3">
      <w:pPr>
        <w:pStyle w:val="Heading3"/>
      </w:pPr>
      <w:r w:rsidRPr="00C4D5E6">
        <w:rPr>
          <w:rFonts w:ascii="Times New Roman" w:hAnsi="Times New Roman" w:eastAsia="宋体"/>
          <w:sz w:val="24"/>
          <w:szCs w:val="24"/>
        </w:rPr>
        <w:t xml:space="preserve">Ethics statement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approved by the institutional review board at Tianjin Medical University. Written informed consent was obtained from each patient to allow their biological samples to be genetically analyzed. The experimental protocol of this study was performed strictly in accordance with the guidelines.</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Pr>
          <w:rFonts w:ascii="Times New Roman" w:hAnsi="Times New Roman" w:eastAsia="宋体"/>
          <w:sz w:val="24"/>
          <w:szCs w:val="24"/>
        </w:rPr>
        <w:t xml:space="preserve">Among the 106 patients who were downstaged after neoadjuvant CRT, OS was significantly longer in the CRT-S group than in the D-CRT group (median not reached vs. 20.4 months; </w:t>
      </w:r>
      <w:r>
        <w:rPr>
          <w:i/>
          <w:rFonts w:ascii="Times New Roman" w:hAnsi="Times New Roman" w:eastAsia="宋体"/>
          <w:sz w:val="24"/>
          <w:szCs w:val="24"/>
        </w:rPr>
        <w:t xml:space="preserve">p</w:t>
      </w:r>
      <w:r>
        <w:rPr>
          <w:rFonts w:ascii="Times New Roman" w:hAnsi="Times New Roman" w:eastAsia="宋体"/>
          <w:sz w:val="24"/>
          <w:szCs w:val="24"/>
        </w:rPr>
        <w:t xml:space="preserve"> = 0.037), and PFS was also longer (21.0 vs. 8.6 months; </w:t>
      </w:r>
      <w:r>
        <w:rPr>
          <w:i/>
          <w:rFonts w:ascii="Times New Roman" w:hAnsi="Times New Roman" w:eastAsia="宋体"/>
          <w:sz w:val="24"/>
          <w:szCs w:val="24"/>
        </w:rPr>
        <w:t xml:space="preserve">p</w:t>
      </w:r>
      <w:r>
        <w:rPr>
          <w:rFonts w:ascii="Times New Roman" w:hAnsi="Times New Roman" w:eastAsia="宋体"/>
          <w:sz w:val="24"/>
          <w:szCs w:val="24"/>
        </w:rPr>
        <w:t xml:space="preserve"> = 0.008). From January 2010 to December 2020, 125 T4 </w:t>
      </w:r>
      <w:del w:id="901" w:author="Dong Qian" w:date="2026-10-19T08:00:00Z">
        <w:r>
          <w:rPr>
            <w:rFonts w:ascii="Times New Roman" w:hAnsi="Times New Roman" w:eastAsia="宋体"/>
            <w:sz w:val="24"/>
            <w:szCs w:val="24"/>
          </w:rPr>
          <w:delText xml:space="preserve">ESCC patients were treated with CRT in our center</w:delText>
        </w:r>
      </w:del>
      <w:ins w:id="902" w:author="Dong Qian" w:date="2026-10-19T08:00:00Z">
        <w:r>
          <w:rPr>
            <w:rFonts w:ascii="Times New Roman" w:hAnsi="Times New Roman" w:eastAsia="宋体"/>
            <w:sz w:val="24"/>
            <w:szCs w:val="24"/>
          </w:rPr>
          <w:t xml:space="preserve">ESCC patients were treated with CRT in our center (intention-to-treat population)</w:t>
        </w:r>
      </w:ins>
      <w:r>
        <w:rPr>
          <w:rFonts w:ascii="Times New Roman" w:hAnsi="Times New Roman" w:eastAsia="宋体"/>
          <w:sz w:val="24"/>
          <w:szCs w:val="24"/>
        </w:rPr>
        <w:t>; of these, 106 were downstaged to T3 or lower stage, of whom 32 underwent CRT-S and 74 received D-CRT (Fig. 1). Treatment was chosen jointly by patients and physicians after MDT, except for 8 patients in a phase II trial (NCT04137679) who were allocated by the trial’s randomization system. Median follow-up was 17.3 months (range 2.6–90.6). Most patients were male (86.8%), and most tumors were located in the upper or middle thoracic esophagus. The CRT-S group had a lower proportion of T4b stage (</w:t>
      </w:r>
      <w:r>
        <w:rPr>
          <w:i/>
          <w:rFonts w:ascii="Times New Roman" w:hAnsi="Times New Roman" w:eastAsia="宋体"/>
          <w:sz w:val="24"/>
          <w:szCs w:val="24"/>
        </w:rPr>
        <w:t xml:space="preserve">p</w:t>
      </w:r>
      <w:r>
        <w:rPr>
          <w:rFonts w:ascii="Times New Roman" w:hAnsi="Times New Roman" w:eastAsia="宋体"/>
          <w:sz w:val="24"/>
          <w:szCs w:val="24"/>
        </w:rPr>
        <w:t xml:space="preserve"> = 0.063) and more frequently had middle or lower thoracic tumors (</w:t>
      </w:r>
      <w:r>
        <w:rPr>
          <w:i/>
          <w:rFonts w:ascii="Times New Roman" w:hAnsi="Times New Roman" w:eastAsia="宋体"/>
          <w:sz w:val="24"/>
          <w:szCs w:val="24"/>
        </w:rPr>
        <w:t xml:space="preserve">p</w:t>
      </w:r>
      <w:r>
        <w:rPr>
          <w:rFonts w:ascii="Times New Roman" w:hAnsi="Times New Roman" w:eastAsia="宋体"/>
          <w:sz w:val="24"/>
          <w:szCs w:val="24"/>
        </w:rPr>
        <w:t xml:space="preserve"> &lt; 0.001); other baseline characteristics were balanced between the two groups (Table 1).</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Comparison of clinical characteristics between ESCCs undergoing CRT-S and D-CRT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B" w14:textId="77777777" w:rsidR="00A1B2C3" w:rsidRDefault="00A1B2C3">
            <w:r w:rsidRPr="00C4D5E6">
              <w:rPr>
                <w:rFonts w:ascii="Times New Roman" w:hAnsi="Times New Roman" w:eastAsia="宋体"/>
                <w:sz w:val="24"/>
                <w:szCs w:val="24"/>
              </w:rPr>
              <w:t xml:space="preserve">Characteristics</w:t>
            </w:r>
          </w:p>
        </w:tc>
        <w:tc>
          <w:tcPr>
            <w:tcW w:w="900" w:type="dxa"/>
          </w:tcPr>
          <w:p w14:paraId="1A2B3C1C" w14:textId="77777777" w:rsidR="00A1B2C3" w:rsidRDefault="00A1B2C3"/>
        </w:tc>
        <w:tc>
          <w:tcPr>
            <w:tcW w:w="900" w:type="dxa"/>
          </w:tcPr>
          <w:p w14:paraId="1A2B3C1D" w14:textId="77777777" w:rsidR="00A1B2C3" w:rsidRDefault="00A1B2C3">
            <w:r w:rsidRPr="00C4D5E6">
              <w:rPr>
                <w:rFonts w:ascii="Times New Roman" w:hAnsi="Times New Roman" w:eastAsia="宋体"/>
                <w:sz w:val="24"/>
                <w:szCs w:val="24"/>
              </w:rPr>
              <w:t xml:space="preserve">Before PSM</w:t>
            </w:r>
          </w:p>
        </w:tc>
        <w:tc>
          <w:tcPr>
            <w:tcW w:w="900" w:type="dxa"/>
          </w:tcPr>
          <w:p w14:paraId="1A2B3C1E" w14:textId="77777777" w:rsidR="00A1B2C3" w:rsidRDefault="00A1B2C3"/>
        </w:tc>
        <w:tc>
          <w:tcPr>
            <w:tcW w:w="900" w:type="dxa"/>
          </w:tcPr>
          <w:p w14:paraId="1A2B3C1F" w14:textId="77777777" w:rsidR="00A1B2C3" w:rsidRDefault="00A1B2C3"/>
        </w:tc>
        <w:tc>
          <w:tcPr>
            <w:tcW w:w="900" w:type="dxa"/>
          </w:tcPr>
          <w:p w14:paraId="1A2B3C20" w14:textId="77777777" w:rsidR="00A1B2C3" w:rsidRDefault="00A1B2C3"/>
        </w:tc>
        <w:tc>
          <w:tcPr>
            <w:tcW w:w="900" w:type="dxa"/>
          </w:tcPr>
          <w:p w14:paraId="1A2B3C21" w14:textId="77777777" w:rsidR="00A1B2C3" w:rsidRDefault="00A1B2C3">
            <w:r w:rsidRPr="00C4D5E6">
              <w:rPr>
                <w:rFonts w:ascii="Times New Roman" w:hAnsi="Times New Roman" w:eastAsia="宋体"/>
                <w:sz w:val="24"/>
                <w:szCs w:val="24"/>
              </w:rPr>
              <w:t xml:space="preserve">After PSM</w:t>
            </w:r>
          </w:p>
        </w:tc>
        <w:tc>
          <w:tcPr>
            <w:tcW w:w="900" w:type="dxa"/>
          </w:tcPr>
          <w:p w14:paraId="1A2B3C22" w14:textId="77777777" w:rsidR="00A1B2C3" w:rsidRDefault="00A1B2C3"/>
        </w:tc>
        <w:tc>
          <w:tcPr>
            <w:tcW w:w="900" w:type="dxa"/>
          </w:tcPr>
          <w:p w14:paraId="1A2B3C23" w14:textId="77777777" w:rsidR="00A1B2C3" w:rsidRDefault="00A1B2C3"/>
        </w:tc>
        <w:tc>
          <w:tcPr>
            <w:tcW w:w="900" w:type="dxa"/>
          </w:tcPr>
          <w:p w14:paraId="1A2B3C24" w14:textId="77777777" w:rsidR="00A1B2C3" w:rsidRDefault="00A1B2C3"/>
        </w:tc>
      </w:tr>
      <w:tr>
        <w:tc>
          <w:tcPr>
            <w:tcW w:w="900" w:type="dxa"/>
          </w:tcPr>
          <w:p w14:paraId="1A2B3C25" w14:textId="77777777" w:rsidR="00A1B2C3" w:rsidRDefault="00A1B2C3"/>
        </w:tc>
        <w:tc>
          <w:tcPr>
            <w:tcW w:w="900" w:type="dxa"/>
          </w:tcPr>
          <w:p w14:paraId="1A2B3C26" w14:textId="77777777" w:rsidR="00A1B2C3" w:rsidRDefault="00A1B2C3"/>
        </w:tc>
        <w:tc>
          <w:tcPr>
            <w:tcW w:w="900" w:type="dxa"/>
          </w:tcPr>
          <w:p w14:paraId="1A2B3C27" w14:textId="77777777" w:rsidR="00A1B2C3" w:rsidRDefault="00A1B2C3">
            <w:r w:rsidRPr="00C4D5E6">
              <w:rPr>
                <w:rFonts w:ascii="Times New Roman" w:hAnsi="Times New Roman" w:eastAsia="宋体"/>
                <w:sz w:val="24"/>
                <w:szCs w:val="24"/>
              </w:rPr>
              <w:t xml:space="preserve">Total</w:t>
            </w:r>
          </w:p>
        </w:tc>
        <w:tc>
          <w:tcPr>
            <w:tcW w:w="900" w:type="dxa"/>
          </w:tcPr>
          <w:p w14:paraId="1A2B3C28" w14:textId="77777777" w:rsidR="00A1B2C3" w:rsidRDefault="00A1B2C3">
            <w:r w:rsidRPr="00C4D5E6">
              <w:rPr>
                <w:rFonts w:ascii="Times New Roman" w:hAnsi="Times New Roman" w:eastAsia="宋体"/>
                <w:sz w:val="24"/>
                <w:szCs w:val="24"/>
              </w:rPr>
              <w:t xml:space="preserve">CRT-S</w:t>
            </w:r>
          </w:p>
        </w:tc>
        <w:tc>
          <w:tcPr>
            <w:tcW w:w="900" w:type="dxa"/>
          </w:tcPr>
          <w:p w14:paraId="1A2B3C29" w14:textId="77777777" w:rsidR="00A1B2C3" w:rsidRDefault="00A1B2C3">
            <w:r w:rsidRPr="00C4D5E6">
              <w:rPr>
                <w:rFonts w:ascii="Times New Roman" w:hAnsi="Times New Roman" w:eastAsia="宋体"/>
                <w:sz w:val="24"/>
                <w:szCs w:val="24"/>
              </w:rPr>
              <w:t xml:space="preserve">D-CRT</w:t>
            </w:r>
          </w:p>
        </w:tc>
        <w:tc>
          <w:tcPr>
            <w:tcW w:w="900" w:type="dxa"/>
          </w:tcPr>
          <w:p w14:paraId="1A2B3C2A" w14:textId="77777777" w:rsidR="00A1B2C3" w:rsidRDefault="00A1B2C3">
            <w:r w:rsidRPr="00C4D5E6">
              <w:rPr>
                <w:i/>
                <w:rFonts w:ascii="Times New Roman" w:hAnsi="Times New Roman" w:eastAsia="宋体"/>
                <w:sz w:val="24"/>
                <w:szCs w:val="24"/>
              </w:rPr>
              <w:t xml:space="preserve">P</w:t>
            </w:r>
          </w:p>
        </w:tc>
        <w:tc>
          <w:tcPr>
            <w:tcW w:w="900" w:type="dxa"/>
          </w:tcPr>
          <w:p w14:paraId="1A2B3C2B" w14:textId="77777777" w:rsidR="00A1B2C3" w:rsidRDefault="00A1B2C3">
            <w:r w:rsidRPr="00C4D5E6">
              <w:rPr>
                <w:rFonts w:ascii="Times New Roman" w:hAnsi="Times New Roman" w:eastAsia="宋体"/>
                <w:sz w:val="24"/>
                <w:szCs w:val="24"/>
              </w:rPr>
              <w:t xml:space="preserve">Total</w:t>
            </w:r>
          </w:p>
        </w:tc>
        <w:tc>
          <w:tcPr>
            <w:tcW w:w="900" w:type="dxa"/>
          </w:tcPr>
          <w:p w14:paraId="1A2B3C2C" w14:textId="77777777" w:rsidR="00A1B2C3" w:rsidRDefault="00A1B2C3">
            <w:r w:rsidRPr="00C4D5E6">
              <w:rPr>
                <w:rFonts w:ascii="Times New Roman" w:hAnsi="Times New Roman" w:eastAsia="宋体"/>
                <w:sz w:val="24"/>
                <w:szCs w:val="24"/>
              </w:rPr>
              <w:t xml:space="preserve">CRT-S</w:t>
            </w:r>
          </w:p>
        </w:tc>
        <w:tc>
          <w:tcPr>
            <w:tcW w:w="900" w:type="dxa"/>
          </w:tcPr>
          <w:p w14:paraId="1A2B3C2D" w14:textId="77777777" w:rsidR="00A1B2C3" w:rsidRDefault="00A1B2C3">
            <w:r w:rsidRPr="00C4D5E6">
              <w:rPr>
                <w:rFonts w:ascii="Times New Roman" w:hAnsi="Times New Roman" w:eastAsia="宋体"/>
                <w:sz w:val="24"/>
                <w:szCs w:val="24"/>
              </w:rPr>
              <w:t xml:space="preserve">D-CRT</w:t>
            </w:r>
          </w:p>
        </w:tc>
        <w:tc>
          <w:tcPr>
            <w:tcW w:w="900" w:type="dxa"/>
          </w:tcPr>
          <w:p w14:paraId="1A2B3C2E" w14:textId="77777777" w:rsidR="00A1B2C3" w:rsidRDefault="00A1B2C3">
            <w:r w:rsidRPr="00C4D5E6">
              <w:rPr>
                <w:i/>
                <w:rFonts w:ascii="Times New Roman" w:hAnsi="Times New Roman" w:eastAsia="宋体"/>
                <w:sz w:val="24"/>
                <w:szCs w:val="24"/>
              </w:rPr>
              <w:t xml:space="preserve">P</w:t>
            </w:r>
          </w:p>
        </w:tc>
      </w:tr>
      <w:tr>
        <w:tc>
          <w:tcPr>
            <w:tcW w:w="900" w:type="dxa"/>
          </w:tcPr>
          <w:p w14:paraId="1A2B3C2F" w14:textId="77777777" w:rsidR="00A1B2C3" w:rsidRDefault="00A1B2C3">
            <w:r w:rsidRPr="00C4D5E6">
              <w:rPr>
                <w:rFonts w:ascii="Times New Roman" w:hAnsi="Times New Roman" w:eastAsia="宋体"/>
                <w:sz w:val="24"/>
                <w:szCs w:val="24"/>
              </w:rPr>
              <w:t xml:space="preserve">N. of patients</w:t>
            </w:r>
          </w:p>
        </w:tc>
        <w:tc>
          <w:tcPr>
            <w:tcW w:w="900" w:type="dxa"/>
          </w:tcPr>
          <w:p w14:paraId="1A2B3C30" w14:textId="77777777" w:rsidR="00A1B2C3" w:rsidRDefault="00A1B2C3"/>
        </w:tc>
        <w:tc>
          <w:tcPr>
            <w:tcW w:w="900" w:type="dxa"/>
          </w:tcPr>
          <w:p w14:paraId="1A2B3C31" w14:textId="77777777" w:rsidR="00A1B2C3" w:rsidRDefault="00A1B2C3">
            <w:r w:rsidRPr="00C4D5E6">
              <w:rPr>
                <w:rFonts w:ascii="Times New Roman" w:hAnsi="Times New Roman" w:eastAsia="宋体"/>
                <w:sz w:val="24"/>
                <w:szCs w:val="24"/>
              </w:rPr>
              <w:t xml:space="preserve">106</w:t>
            </w:r>
          </w:p>
        </w:tc>
        <w:tc>
          <w:tcPr>
            <w:tcW w:w="900" w:type="dxa"/>
          </w:tcPr>
          <w:p w14:paraId="1A2B3C32" w14:textId="77777777" w:rsidR="00A1B2C3" w:rsidRDefault="00A1B2C3">
            <w:r w:rsidRPr="00C4D5E6">
              <w:rPr>
                <w:rFonts w:ascii="Times New Roman" w:hAnsi="Times New Roman" w:eastAsia="宋体"/>
                <w:sz w:val="24"/>
                <w:szCs w:val="24"/>
              </w:rPr>
              <w:t xml:space="preserve">32</w:t>
            </w:r>
          </w:p>
        </w:tc>
        <w:tc>
          <w:tcPr>
            <w:tcW w:w="900" w:type="dxa"/>
          </w:tcPr>
          <w:p w14:paraId="1A2B3C33" w14:textId="77777777" w:rsidR="00A1B2C3" w:rsidRDefault="00A1B2C3">
            <w:r w:rsidRPr="00C4D5E6">
              <w:rPr>
                <w:rFonts w:ascii="Times New Roman" w:hAnsi="Times New Roman" w:eastAsia="宋体"/>
                <w:sz w:val="24"/>
                <w:szCs w:val="24"/>
              </w:rPr>
              <w:t xml:space="preserve">74</w:t>
            </w:r>
          </w:p>
        </w:tc>
        <w:tc>
          <w:tcPr>
            <w:tcW w:w="900" w:type="dxa"/>
          </w:tcPr>
          <w:p w14:paraId="1A2B3C34" w14:textId="77777777" w:rsidR="00A1B2C3" w:rsidRDefault="00A1B2C3"/>
        </w:tc>
        <w:tc>
          <w:tcPr>
            <w:tcW w:w="900" w:type="dxa"/>
          </w:tcPr>
          <w:p w14:paraId="1A2B3C35" w14:textId="77777777" w:rsidR="00A1B2C3" w:rsidRDefault="00A1B2C3">
            <w:r w:rsidRPr="00C4D5E6">
              <w:rPr>
                <w:rFonts w:ascii="Times New Roman" w:hAnsi="Times New Roman" w:eastAsia="宋体"/>
                <w:sz w:val="24"/>
                <w:szCs w:val="24"/>
              </w:rPr>
              <w:t xml:space="preserve">50</w:t>
            </w:r>
          </w:p>
        </w:tc>
        <w:tc>
          <w:tcPr>
            <w:tcW w:w="900" w:type="dxa"/>
          </w:tcPr>
          <w:p w14:paraId="1A2B3C36" w14:textId="77777777" w:rsidR="00A1B2C3" w:rsidRDefault="00A1B2C3">
            <w:r w:rsidRPr="00C4D5E6">
              <w:rPr>
                <w:rFonts w:ascii="Times New Roman" w:hAnsi="Times New Roman" w:eastAsia="宋体"/>
                <w:sz w:val="24"/>
                <w:szCs w:val="24"/>
              </w:rPr>
              <w:t xml:space="preserve">25</w:t>
            </w:r>
          </w:p>
        </w:tc>
        <w:tc>
          <w:tcPr>
            <w:tcW w:w="900" w:type="dxa"/>
          </w:tcPr>
          <w:p w14:paraId="1A2B3C37" w14:textId="77777777" w:rsidR="00A1B2C3" w:rsidRDefault="00A1B2C3">
            <w:r w:rsidRPr="00C4D5E6">
              <w:rPr>
                <w:rFonts w:ascii="Times New Roman" w:hAnsi="Times New Roman" w:eastAsia="宋体"/>
                <w:sz w:val="24"/>
                <w:szCs w:val="24"/>
              </w:rPr>
              <w:t xml:space="preserve">25</w:t>
            </w:r>
          </w:p>
        </w:tc>
        <w:tc>
          <w:tcPr>
            <w:tcW w:w="900" w:type="dxa"/>
          </w:tcPr>
          <w:p w14:paraId="1A2B3C38" w14:textId="77777777" w:rsidR="00A1B2C3" w:rsidRDefault="00A1B2C3"/>
        </w:tc>
      </w:tr>
      <w:tr>
        <w:tc>
          <w:tcPr>
            <w:tcW w:w="900" w:type="dxa"/>
          </w:tcPr>
          <w:p w14:paraId="1A2B3C39" w14:textId="77777777" w:rsidR="00A1B2C3" w:rsidRDefault="00A1B2C3">
            <w:r w:rsidRPr="00C4D5E6">
              <w:rPr>
                <w:rFonts w:ascii="Times New Roman" w:hAnsi="Times New Roman" w:eastAsia="宋体"/>
                <w:sz w:val="24"/>
                <w:szCs w:val="24"/>
              </w:rPr>
              <w:t xml:space="preserve">Age, years</w:t>
            </w:r>
          </w:p>
        </w:tc>
        <w:tc>
          <w:tcPr>
            <w:tcW w:w="900" w:type="dxa"/>
          </w:tcPr>
          <w:p w14:paraId="1A2B3C3A" w14:textId="77777777" w:rsidR="00A1B2C3" w:rsidRDefault="00A1B2C3">
            <w:r w:rsidRPr="00C4D5E6">
              <w:rPr>
                <w:rFonts w:ascii="Times New Roman" w:hAnsi="Times New Roman" w:eastAsia="宋体"/>
                <w:sz w:val="24"/>
                <w:szCs w:val="24"/>
              </w:rPr>
              <w:t xml:space="preserve">≤ 60</w:t>
            </w:r>
          </w:p>
        </w:tc>
        <w:tc>
          <w:tcPr>
            <w:tcW w:w="900" w:type="dxa"/>
          </w:tcPr>
          <w:p w14:paraId="1A2B3C3B" w14:textId="77777777" w:rsidR="00A1B2C3" w:rsidRDefault="00A1B2C3">
            <w:r w:rsidRPr="00C4D5E6">
              <w:rPr>
                <w:rFonts w:ascii="Times New Roman" w:hAnsi="Times New Roman" w:eastAsia="宋体"/>
                <w:sz w:val="24"/>
                <w:szCs w:val="24"/>
              </w:rPr>
              <w:t xml:space="preserve">53</w:t>
            </w:r>
          </w:p>
        </w:tc>
        <w:tc>
          <w:tcPr>
            <w:tcW w:w="900" w:type="dxa"/>
          </w:tcPr>
          <w:p w14:paraId="1A2B3C3C" w14:textId="77777777" w:rsidR="00A1B2C3" w:rsidRDefault="00A1B2C3">
            <w:r w:rsidRPr="00C4D5E6">
              <w:rPr>
                <w:rFonts w:ascii="Times New Roman" w:hAnsi="Times New Roman" w:eastAsia="宋体"/>
                <w:sz w:val="24"/>
                <w:szCs w:val="24"/>
              </w:rPr>
              <w:t xml:space="preserve">12</w:t>
            </w:r>
          </w:p>
        </w:tc>
        <w:tc>
          <w:tcPr>
            <w:tcW w:w="900" w:type="dxa"/>
          </w:tcPr>
          <w:p w14:paraId="1A2B3C3D" w14:textId="77777777" w:rsidR="00A1B2C3" w:rsidRDefault="00A1B2C3">
            <w:r w:rsidRPr="00C4D5E6">
              <w:rPr>
                <w:rFonts w:ascii="Times New Roman" w:hAnsi="Times New Roman" w:eastAsia="宋体"/>
                <w:sz w:val="24"/>
                <w:szCs w:val="24"/>
              </w:rPr>
              <w:t xml:space="preserve">41</w:t>
            </w:r>
          </w:p>
        </w:tc>
        <w:tc>
          <w:tcPr>
            <w:tcW w:w="900" w:type="dxa"/>
          </w:tcPr>
          <w:p w14:paraId="1A2B3C3E" w14:textId="77777777" w:rsidR="00A1B2C3" w:rsidRDefault="00A1B2C3">
            <w:r w:rsidRPr="00C4D5E6">
              <w:rPr>
                <w:rFonts w:ascii="Times New Roman" w:hAnsi="Times New Roman" w:eastAsia="宋体"/>
                <w:sz w:val="24"/>
                <w:szCs w:val="24"/>
              </w:rPr>
              <w:t xml:space="preserve">0.091</w:t>
            </w:r>
          </w:p>
        </w:tc>
        <w:tc>
          <w:tcPr>
            <w:tcW w:w="900" w:type="dxa"/>
          </w:tcPr>
          <w:p w14:paraId="1A2B3C3F" w14:textId="77777777" w:rsidR="00A1B2C3" w:rsidRDefault="00A1B2C3">
            <w:r w:rsidRPr="00C4D5E6">
              <w:rPr>
                <w:rFonts w:ascii="Times New Roman" w:hAnsi="Times New Roman" w:eastAsia="宋体"/>
                <w:sz w:val="24"/>
                <w:szCs w:val="24"/>
              </w:rPr>
              <w:t xml:space="preserve">26</w:t>
            </w:r>
          </w:p>
        </w:tc>
        <w:tc>
          <w:tcPr>
            <w:tcW w:w="900" w:type="dxa"/>
          </w:tcPr>
          <w:p w14:paraId="1A2B3C40" w14:textId="77777777" w:rsidR="00A1B2C3" w:rsidRDefault="00A1B2C3">
            <w:r w:rsidRPr="00C4D5E6">
              <w:rPr>
                <w:rFonts w:ascii="Times New Roman" w:hAnsi="Times New Roman" w:eastAsia="宋体"/>
                <w:sz w:val="24"/>
                <w:szCs w:val="24"/>
              </w:rPr>
              <w:t xml:space="preserve">11</w:t>
            </w:r>
          </w:p>
        </w:tc>
        <w:tc>
          <w:tcPr>
            <w:tcW w:w="900" w:type="dxa"/>
          </w:tcPr>
          <w:p w14:paraId="1A2B3C41" w14:textId="77777777" w:rsidR="00A1B2C3" w:rsidRDefault="00A1B2C3">
            <w:r w:rsidRPr="00C4D5E6">
              <w:rPr>
                <w:rFonts w:ascii="Times New Roman" w:hAnsi="Times New Roman" w:eastAsia="宋体"/>
                <w:sz w:val="24"/>
                <w:szCs w:val="24"/>
              </w:rPr>
              <w:t xml:space="preserve">15</w:t>
            </w:r>
          </w:p>
        </w:tc>
        <w:tc>
          <w:tcPr>
            <w:tcW w:w="900" w:type="dxa"/>
          </w:tcPr>
          <w:p w14:paraId="1A2B3C42" w14:textId="77777777" w:rsidR="00A1B2C3" w:rsidRDefault="00A1B2C3">
            <w:r w:rsidRPr="00C4D5E6">
              <w:rPr>
                <w:rFonts w:ascii="Times New Roman" w:hAnsi="Times New Roman" w:eastAsia="宋体"/>
                <w:sz w:val="24"/>
                <w:szCs w:val="24"/>
              </w:rPr>
              <w:t xml:space="preserve">0.258</w:t>
            </w:r>
          </w:p>
        </w:tc>
      </w:tr>
      <w:tr>
        <w:tc>
          <w:tcPr>
            <w:tcW w:w="900" w:type="dxa"/>
          </w:tcPr>
          <w:p w14:paraId="1A2B3C43" w14:textId="77777777" w:rsidR="00A1B2C3" w:rsidRDefault="00A1B2C3"/>
        </w:tc>
        <w:tc>
          <w:tcPr>
            <w:tcW w:w="900" w:type="dxa"/>
          </w:tcPr>
          <w:p w14:paraId="1A2B3C44" w14:textId="77777777" w:rsidR="00A1B2C3" w:rsidRDefault="00A1B2C3">
            <w:r w:rsidRPr="00C4D5E6">
              <w:rPr>
                <w:rFonts w:ascii="Times New Roman" w:hAnsi="Times New Roman" w:eastAsia="宋体"/>
                <w:sz w:val="24"/>
                <w:szCs w:val="24"/>
              </w:rPr>
              <w:t xml:space="preserve">&gt; 60</w:t>
            </w:r>
          </w:p>
        </w:tc>
        <w:tc>
          <w:tcPr>
            <w:tcW w:w="900" w:type="dxa"/>
          </w:tcPr>
          <w:p w14:paraId="1A2B3C45" w14:textId="77777777" w:rsidR="00A1B2C3" w:rsidRDefault="00A1B2C3">
            <w:r w:rsidRPr="00C4D5E6">
              <w:rPr>
                <w:rFonts w:ascii="Times New Roman" w:hAnsi="Times New Roman" w:eastAsia="宋体"/>
                <w:sz w:val="24"/>
                <w:szCs w:val="24"/>
              </w:rPr>
              <w:t xml:space="preserve">53</w:t>
            </w:r>
          </w:p>
        </w:tc>
        <w:tc>
          <w:tcPr>
            <w:tcW w:w="900" w:type="dxa"/>
          </w:tcPr>
          <w:p w14:paraId="1A2B3C46" w14:textId="77777777" w:rsidR="00A1B2C3" w:rsidRDefault="00A1B2C3">
            <w:r w:rsidRPr="00C4D5E6">
              <w:rPr>
                <w:rFonts w:ascii="Times New Roman" w:hAnsi="Times New Roman" w:eastAsia="宋体"/>
                <w:sz w:val="24"/>
                <w:szCs w:val="24"/>
              </w:rPr>
              <w:t xml:space="preserve">20</w:t>
            </w:r>
          </w:p>
        </w:tc>
        <w:tc>
          <w:tcPr>
            <w:tcW w:w="900" w:type="dxa"/>
          </w:tcPr>
          <w:p w14:paraId="1A2B3C47" w14:textId="77777777" w:rsidR="00A1B2C3" w:rsidRDefault="00A1B2C3">
            <w:r w:rsidRPr="00C4D5E6">
              <w:rPr>
                <w:rFonts w:ascii="Times New Roman" w:hAnsi="Times New Roman" w:eastAsia="宋体"/>
                <w:sz w:val="24"/>
                <w:szCs w:val="24"/>
              </w:rPr>
              <w:t xml:space="preserve">33</w:t>
            </w:r>
          </w:p>
        </w:tc>
        <w:tc>
          <w:tcPr>
            <w:tcW w:w="900" w:type="dxa"/>
          </w:tcPr>
          <w:p w14:paraId="1A2B3C48" w14:textId="77777777" w:rsidR="00A1B2C3" w:rsidRDefault="00A1B2C3"/>
        </w:tc>
        <w:tc>
          <w:tcPr>
            <w:tcW w:w="900" w:type="dxa"/>
          </w:tcPr>
          <w:p w14:paraId="1A2B3C49" w14:textId="77777777" w:rsidR="00A1B2C3" w:rsidRDefault="00A1B2C3">
            <w:r w:rsidRPr="00C4D5E6">
              <w:rPr>
                <w:rFonts w:ascii="Times New Roman" w:hAnsi="Times New Roman" w:eastAsia="宋体"/>
                <w:sz w:val="24"/>
                <w:szCs w:val="24"/>
              </w:rPr>
              <w:t xml:space="preserve">24</w:t>
            </w:r>
          </w:p>
        </w:tc>
        <w:tc>
          <w:tcPr>
            <w:tcW w:w="900" w:type="dxa"/>
          </w:tcPr>
          <w:p w14:paraId="1A2B3C4A" w14:textId="77777777" w:rsidR="00A1B2C3" w:rsidRDefault="00A1B2C3">
            <w:r w:rsidRPr="00C4D5E6">
              <w:rPr>
                <w:rFonts w:ascii="Times New Roman" w:hAnsi="Times New Roman" w:eastAsia="宋体"/>
                <w:sz w:val="24"/>
                <w:szCs w:val="24"/>
              </w:rPr>
              <w:t xml:space="preserve">14</w:t>
            </w:r>
          </w:p>
        </w:tc>
        <w:tc>
          <w:tcPr>
            <w:tcW w:w="900" w:type="dxa"/>
          </w:tcPr>
          <w:p w14:paraId="1A2B3C4B" w14:textId="77777777" w:rsidR="00A1B2C3" w:rsidRDefault="00A1B2C3">
            <w:r w:rsidRPr="00C4D5E6">
              <w:rPr>
                <w:rFonts w:ascii="Times New Roman" w:hAnsi="Times New Roman" w:eastAsia="宋体"/>
                <w:sz w:val="24"/>
                <w:szCs w:val="24"/>
              </w:rPr>
              <w:t xml:space="preserve">10</w:t>
            </w:r>
          </w:p>
        </w:tc>
        <w:tc>
          <w:tcPr>
            <w:tcW w:w="900" w:type="dxa"/>
          </w:tcPr>
          <w:p w14:paraId="1A2B3C4C" w14:textId="77777777" w:rsidR="00A1B2C3" w:rsidRDefault="00A1B2C3"/>
        </w:tc>
      </w:tr>
      <w:tr>
        <w:tc>
          <w:tcPr>
            <w:tcW w:w="900" w:type="dxa"/>
          </w:tcPr>
          <w:p w14:paraId="1A2B3C4D" w14:textId="77777777" w:rsidR="00A1B2C3" w:rsidRDefault="00A1B2C3">
            <w:r w:rsidRPr="00C4D5E6">
              <w:rPr>
                <w:rFonts w:ascii="Times New Roman" w:hAnsi="Times New Roman" w:eastAsia="宋体"/>
                <w:sz w:val="24"/>
                <w:szCs w:val="24"/>
              </w:rPr>
              <w:t xml:space="preserve">Sex</w:t>
            </w:r>
          </w:p>
        </w:tc>
        <w:tc>
          <w:tcPr>
            <w:tcW w:w="900" w:type="dxa"/>
          </w:tcPr>
          <w:p w14:paraId="1A2B3C4E" w14:textId="77777777" w:rsidR="00A1B2C3" w:rsidRDefault="00A1B2C3">
            <w:r w:rsidRPr="00C4D5E6">
              <w:rPr>
                <w:rFonts w:ascii="Times New Roman" w:hAnsi="Times New Roman" w:eastAsia="宋体"/>
                <w:sz w:val="24"/>
                <w:szCs w:val="24"/>
              </w:rPr>
              <w:t xml:space="preserve">Male</w:t>
            </w:r>
          </w:p>
        </w:tc>
        <w:tc>
          <w:tcPr>
            <w:tcW w:w="900" w:type="dxa"/>
          </w:tcPr>
          <w:p w14:paraId="1A2B3C4F" w14:textId="77777777" w:rsidR="00A1B2C3" w:rsidRDefault="00A1B2C3">
            <w:r w:rsidRPr="00C4D5E6">
              <w:rPr>
                <w:rFonts w:ascii="Times New Roman" w:hAnsi="Times New Roman" w:eastAsia="宋体"/>
                <w:sz w:val="24"/>
                <w:szCs w:val="24"/>
              </w:rPr>
              <w:t xml:space="preserve">92</w:t>
            </w:r>
          </w:p>
        </w:tc>
        <w:tc>
          <w:tcPr>
            <w:tcW w:w="900" w:type="dxa"/>
          </w:tcPr>
          <w:p w14:paraId="1A2B3C50" w14:textId="77777777" w:rsidR="00A1B2C3" w:rsidRDefault="00A1B2C3">
            <w:r w:rsidRPr="00C4D5E6">
              <w:rPr>
                <w:rFonts w:ascii="Times New Roman" w:hAnsi="Times New Roman" w:eastAsia="宋体"/>
                <w:sz w:val="24"/>
                <w:szCs w:val="24"/>
              </w:rPr>
              <w:t xml:space="preserve">30</w:t>
            </w:r>
          </w:p>
        </w:tc>
        <w:tc>
          <w:tcPr>
            <w:tcW w:w="900" w:type="dxa"/>
          </w:tcPr>
          <w:p w14:paraId="1A2B3C51" w14:textId="77777777" w:rsidR="00A1B2C3" w:rsidRDefault="00A1B2C3">
            <w:r w:rsidRPr="00C4D5E6">
              <w:rPr>
                <w:rFonts w:ascii="Times New Roman" w:hAnsi="Times New Roman" w:eastAsia="宋体"/>
                <w:sz w:val="24"/>
                <w:szCs w:val="24"/>
              </w:rPr>
              <w:t xml:space="preserve">62</w:t>
            </w:r>
          </w:p>
        </w:tc>
        <w:tc>
          <w:tcPr>
            <w:tcW w:w="900" w:type="dxa"/>
          </w:tcPr>
          <w:p w14:paraId="1A2B3C52" w14:textId="77777777" w:rsidR="00A1B2C3" w:rsidRDefault="00A1B2C3">
            <w:r w:rsidRPr="00C4D5E6">
              <w:rPr>
                <w:rFonts w:ascii="Times New Roman" w:hAnsi="Times New Roman" w:eastAsia="宋体"/>
                <w:sz w:val="24"/>
                <w:szCs w:val="24"/>
              </w:rPr>
              <w:t xml:space="preserve">0.164</w:t>
            </w:r>
          </w:p>
        </w:tc>
        <w:tc>
          <w:tcPr>
            <w:tcW w:w="900" w:type="dxa"/>
          </w:tcPr>
          <w:p w14:paraId="1A2B3C53" w14:textId="77777777" w:rsidR="00A1B2C3" w:rsidRDefault="00A1B2C3">
            <w:r w:rsidRPr="00C4D5E6">
              <w:rPr>
                <w:rFonts w:ascii="Times New Roman" w:hAnsi="Times New Roman" w:eastAsia="宋体"/>
                <w:sz w:val="24"/>
                <w:szCs w:val="24"/>
              </w:rPr>
              <w:t xml:space="preserve">46</w:t>
            </w:r>
          </w:p>
        </w:tc>
        <w:tc>
          <w:tcPr>
            <w:tcW w:w="900" w:type="dxa"/>
          </w:tcPr>
          <w:p w14:paraId="1A2B3C54" w14:textId="77777777" w:rsidR="00A1B2C3" w:rsidRDefault="00A1B2C3">
            <w:r w:rsidRPr="00C4D5E6">
              <w:rPr>
                <w:rFonts w:ascii="Times New Roman" w:hAnsi="Times New Roman" w:eastAsia="宋体"/>
                <w:sz w:val="24"/>
                <w:szCs w:val="24"/>
              </w:rPr>
              <w:t xml:space="preserve">23</w:t>
            </w:r>
          </w:p>
        </w:tc>
        <w:tc>
          <w:tcPr>
            <w:tcW w:w="900" w:type="dxa"/>
          </w:tcPr>
          <w:p w14:paraId="1A2B3C55" w14:textId="77777777" w:rsidR="00A1B2C3" w:rsidRDefault="00A1B2C3">
            <w:r w:rsidRPr="00C4D5E6">
              <w:rPr>
                <w:rFonts w:ascii="Times New Roman" w:hAnsi="Times New Roman" w:eastAsia="宋体"/>
                <w:sz w:val="24"/>
                <w:szCs w:val="24"/>
              </w:rPr>
              <w:t xml:space="preserve">23</w:t>
            </w:r>
          </w:p>
        </w:tc>
        <w:tc>
          <w:tcPr>
            <w:tcW w:w="900" w:type="dxa"/>
          </w:tcPr>
          <w:p w14:paraId="1A2B3C56" w14:textId="77777777" w:rsidR="00A1B2C3" w:rsidRDefault="00A1B2C3">
            <w:r w:rsidRPr="00C4D5E6">
              <w:rPr>
                <w:rFonts w:ascii="Times New Roman" w:hAnsi="Times New Roman" w:eastAsia="宋体"/>
                <w:sz w:val="24"/>
                <w:szCs w:val="24"/>
              </w:rPr>
              <w:t xml:space="preserve">1.000</w:t>
            </w:r>
          </w:p>
        </w:tc>
      </w:tr>
      <w:tr>
        <w:tc>
          <w:tcPr>
            <w:tcW w:w="900" w:type="dxa"/>
          </w:tcPr>
          <w:p w14:paraId="1A2B3C57" w14:textId="77777777" w:rsidR="00A1B2C3" w:rsidRDefault="00A1B2C3"/>
        </w:tc>
        <w:tc>
          <w:tcPr>
            <w:tcW w:w="900" w:type="dxa"/>
          </w:tcPr>
          <w:p w14:paraId="1A2B3C58" w14:textId="77777777" w:rsidR="00A1B2C3" w:rsidRDefault="00A1B2C3">
            <w:r w:rsidRPr="00C4D5E6">
              <w:rPr>
                <w:rFonts w:ascii="Times New Roman" w:hAnsi="Times New Roman" w:eastAsia="宋体"/>
                <w:sz w:val="24"/>
                <w:szCs w:val="24"/>
              </w:rPr>
              <w:t xml:space="preserve">Famale</w:t>
            </w:r>
          </w:p>
        </w:tc>
        <w:tc>
          <w:tcPr>
            <w:tcW w:w="900" w:type="dxa"/>
          </w:tcPr>
          <w:p w14:paraId="1A2B3C59" w14:textId="77777777" w:rsidR="00A1B2C3" w:rsidRDefault="00A1B2C3">
            <w:r w:rsidRPr="00C4D5E6">
              <w:rPr>
                <w:rFonts w:ascii="Times New Roman" w:hAnsi="Times New Roman" w:eastAsia="宋体"/>
                <w:sz w:val="24"/>
                <w:szCs w:val="24"/>
              </w:rPr>
              <w:t xml:space="preserve">14</w:t>
            </w:r>
          </w:p>
        </w:tc>
        <w:tc>
          <w:tcPr>
            <w:tcW w:w="900" w:type="dxa"/>
          </w:tcPr>
          <w:p w14:paraId="1A2B3C5A" w14:textId="77777777" w:rsidR="00A1B2C3" w:rsidRDefault="00A1B2C3">
            <w:r w:rsidRPr="00C4D5E6">
              <w:rPr>
                <w:rFonts w:ascii="Times New Roman" w:hAnsi="Times New Roman" w:eastAsia="宋体"/>
                <w:sz w:val="24"/>
                <w:szCs w:val="24"/>
              </w:rPr>
              <w:t xml:space="preserve">2</w:t>
            </w:r>
          </w:p>
        </w:tc>
        <w:tc>
          <w:tcPr>
            <w:tcW w:w="900" w:type="dxa"/>
          </w:tcPr>
          <w:p w14:paraId="1A2B3C5B" w14:textId="77777777" w:rsidR="00A1B2C3" w:rsidRDefault="00A1B2C3">
            <w:r w:rsidRPr="00C4D5E6">
              <w:rPr>
                <w:rFonts w:ascii="Times New Roman" w:hAnsi="Times New Roman" w:eastAsia="宋体"/>
                <w:sz w:val="24"/>
                <w:szCs w:val="24"/>
              </w:rPr>
              <w:t xml:space="preserve">12</w:t>
            </w:r>
          </w:p>
        </w:tc>
        <w:tc>
          <w:tcPr>
            <w:tcW w:w="900" w:type="dxa"/>
          </w:tcPr>
          <w:p w14:paraId="1A2B3C5C" w14:textId="77777777" w:rsidR="00A1B2C3" w:rsidRDefault="00A1B2C3"/>
        </w:tc>
        <w:tc>
          <w:tcPr>
            <w:tcW w:w="900" w:type="dxa"/>
          </w:tcPr>
          <w:p w14:paraId="1A2B3C5D" w14:textId="77777777" w:rsidR="00A1B2C3" w:rsidRDefault="00A1B2C3">
            <w:r w:rsidRPr="00C4D5E6">
              <w:rPr>
                <w:rFonts w:ascii="Times New Roman" w:hAnsi="Times New Roman" w:eastAsia="宋体"/>
                <w:sz w:val="24"/>
                <w:szCs w:val="24"/>
              </w:rPr>
              <w:t xml:space="preserve">4</w:t>
            </w:r>
          </w:p>
        </w:tc>
        <w:tc>
          <w:tcPr>
            <w:tcW w:w="900" w:type="dxa"/>
          </w:tcPr>
          <w:p w14:paraId="1A2B3C5E" w14:textId="77777777" w:rsidR="00A1B2C3" w:rsidRDefault="00A1B2C3">
            <w:r w:rsidRPr="00C4D5E6">
              <w:rPr>
                <w:rFonts w:ascii="Times New Roman" w:hAnsi="Times New Roman" w:eastAsia="宋体"/>
                <w:sz w:val="24"/>
                <w:szCs w:val="24"/>
              </w:rPr>
              <w:t xml:space="preserve">2</w:t>
            </w:r>
          </w:p>
        </w:tc>
        <w:tc>
          <w:tcPr>
            <w:tcW w:w="900" w:type="dxa"/>
          </w:tcPr>
          <w:p w14:paraId="1A2B3C5F" w14:textId="77777777" w:rsidR="00A1B2C3" w:rsidRDefault="00A1B2C3">
            <w:r w:rsidRPr="00C4D5E6">
              <w:rPr>
                <w:rFonts w:ascii="Times New Roman" w:hAnsi="Times New Roman" w:eastAsia="宋体"/>
                <w:sz w:val="24"/>
                <w:szCs w:val="24"/>
              </w:rPr>
              <w:t xml:space="preserve">2</w:t>
            </w:r>
          </w:p>
        </w:tc>
        <w:tc>
          <w:tcPr>
            <w:tcW w:w="900" w:type="dxa"/>
          </w:tcPr>
          <w:p w14:paraId="1A2B3C60" w14:textId="77777777" w:rsidR="00A1B2C3" w:rsidRDefault="00A1B2C3"/>
        </w:tc>
      </w:tr>
      <w:tr>
        <w:tc>
          <w:tcPr>
            <w:tcW w:w="900" w:type="dxa"/>
          </w:tcPr>
          <w:p w14:paraId="1A2B3C61" w14:textId="77777777" w:rsidR="00A1B2C3" w:rsidRDefault="00A1B2C3">
            <w:r w:rsidRPr="00C4D5E6">
              <w:rPr>
                <w:rFonts w:ascii="Times New Roman" w:hAnsi="Times New Roman" w:eastAsia="宋体"/>
                <w:sz w:val="24"/>
                <w:szCs w:val="24"/>
              </w:rPr>
              <w:t xml:space="preserve">KPS score</w:t>
            </w:r>
          </w:p>
        </w:tc>
        <w:tc>
          <w:tcPr>
            <w:tcW w:w="900" w:type="dxa"/>
          </w:tcPr>
          <w:p w14:paraId="1A2B3C62" w14:textId="77777777" w:rsidR="00A1B2C3" w:rsidRDefault="00A1B2C3">
            <w:r w:rsidRPr="00C4D5E6">
              <w:rPr>
                <w:rFonts w:ascii="Times New Roman" w:hAnsi="Times New Roman" w:eastAsia="宋体"/>
                <w:sz w:val="24"/>
                <w:szCs w:val="24"/>
              </w:rPr>
              <w:t xml:space="preserve">&gt; 80</w:t>
            </w:r>
          </w:p>
        </w:tc>
        <w:tc>
          <w:tcPr>
            <w:tcW w:w="900" w:type="dxa"/>
          </w:tcPr>
          <w:p w14:paraId="1A2B3C63" w14:textId="77777777" w:rsidR="00A1B2C3" w:rsidRDefault="00A1B2C3">
            <w:r w:rsidRPr="00C4D5E6">
              <w:rPr>
                <w:rFonts w:ascii="Times New Roman" w:hAnsi="Times New Roman" w:eastAsia="宋体"/>
                <w:sz w:val="24"/>
                <w:szCs w:val="24"/>
              </w:rPr>
              <w:t xml:space="preserve">75</w:t>
            </w:r>
          </w:p>
        </w:tc>
        <w:tc>
          <w:tcPr>
            <w:tcW w:w="900" w:type="dxa"/>
          </w:tcPr>
          <w:p w14:paraId="1A2B3C64" w14:textId="77777777" w:rsidR="00A1B2C3" w:rsidRDefault="00A1B2C3">
            <w:r w:rsidRPr="00C4D5E6">
              <w:rPr>
                <w:rFonts w:ascii="Times New Roman" w:hAnsi="Times New Roman" w:eastAsia="宋体"/>
                <w:sz w:val="24"/>
                <w:szCs w:val="24"/>
              </w:rPr>
              <w:t xml:space="preserve">21</w:t>
            </w:r>
          </w:p>
        </w:tc>
        <w:tc>
          <w:tcPr>
            <w:tcW w:w="900" w:type="dxa"/>
          </w:tcPr>
          <w:p w14:paraId="1A2B3C65" w14:textId="77777777" w:rsidR="00A1B2C3" w:rsidRDefault="00A1B2C3">
            <w:r w:rsidRPr="00C4D5E6">
              <w:rPr>
                <w:rFonts w:ascii="Times New Roman" w:hAnsi="Times New Roman" w:eastAsia="宋体"/>
                <w:sz w:val="24"/>
                <w:szCs w:val="24"/>
              </w:rPr>
              <w:t xml:space="preserve">54</w:t>
            </w:r>
          </w:p>
        </w:tc>
        <w:tc>
          <w:tcPr>
            <w:tcW w:w="900" w:type="dxa"/>
          </w:tcPr>
          <w:p w14:paraId="1A2B3C66" w14:textId="77777777" w:rsidR="00A1B2C3" w:rsidRDefault="00A1B2C3">
            <w:r w:rsidRPr="00C4D5E6">
              <w:rPr>
                <w:rFonts w:ascii="Times New Roman" w:hAnsi="Times New Roman" w:eastAsia="宋体"/>
                <w:sz w:val="24"/>
                <w:szCs w:val="24"/>
              </w:rPr>
              <w:t xml:space="preserve">0.552</w:t>
            </w:r>
          </w:p>
        </w:tc>
        <w:tc>
          <w:tcPr>
            <w:tcW w:w="900" w:type="dxa"/>
          </w:tcPr>
          <w:p w14:paraId="1A2B3C67" w14:textId="77777777" w:rsidR="00A1B2C3" w:rsidRDefault="00A1B2C3">
            <w:r w:rsidRPr="00C4D5E6">
              <w:rPr>
                <w:rFonts w:ascii="Times New Roman" w:hAnsi="Times New Roman" w:eastAsia="宋体"/>
                <w:sz w:val="24"/>
                <w:szCs w:val="24"/>
              </w:rPr>
              <w:t xml:space="preserve">34</w:t>
            </w:r>
          </w:p>
        </w:tc>
        <w:tc>
          <w:tcPr>
            <w:tcW w:w="900" w:type="dxa"/>
          </w:tcPr>
          <w:p w14:paraId="1A2B3C68" w14:textId="77777777" w:rsidR="00A1B2C3" w:rsidRDefault="00A1B2C3">
            <w:r w:rsidRPr="00C4D5E6">
              <w:rPr>
                <w:rFonts w:ascii="Times New Roman" w:hAnsi="Times New Roman" w:eastAsia="宋体"/>
                <w:sz w:val="24"/>
                <w:szCs w:val="24"/>
              </w:rPr>
              <w:t xml:space="preserve">17</w:t>
            </w:r>
          </w:p>
        </w:tc>
        <w:tc>
          <w:tcPr>
            <w:tcW w:w="900" w:type="dxa"/>
          </w:tcPr>
          <w:p w14:paraId="1A2B3C69" w14:textId="77777777" w:rsidR="00A1B2C3" w:rsidRDefault="00A1B2C3">
            <w:r w:rsidRPr="00C4D5E6">
              <w:rPr>
                <w:rFonts w:ascii="Times New Roman" w:hAnsi="Times New Roman" w:eastAsia="宋体"/>
                <w:sz w:val="24"/>
                <w:szCs w:val="24"/>
              </w:rPr>
              <w:t xml:space="preserve">17</w:t>
            </w:r>
          </w:p>
        </w:tc>
        <w:tc>
          <w:tcPr>
            <w:tcW w:w="900" w:type="dxa"/>
          </w:tcPr>
          <w:p w14:paraId="1A2B3C6A" w14:textId="77777777" w:rsidR="00A1B2C3" w:rsidRDefault="00A1B2C3">
            <w:r w:rsidRPr="00C4D5E6">
              <w:rPr>
                <w:rFonts w:ascii="Times New Roman" w:hAnsi="Times New Roman" w:eastAsia="宋体"/>
                <w:sz w:val="24"/>
                <w:szCs w:val="24"/>
              </w:rPr>
              <w:t xml:space="preserve">0.431</w:t>
            </w:r>
          </w:p>
        </w:tc>
      </w:tr>
      <w:tr>
        <w:tc>
          <w:tcPr>
            <w:tcW w:w="900" w:type="dxa"/>
          </w:tcPr>
          <w:p w14:paraId="1A2B3C6B" w14:textId="77777777" w:rsidR="00A1B2C3" w:rsidRDefault="00A1B2C3"/>
        </w:tc>
        <w:tc>
          <w:tcPr>
            <w:tcW w:w="900" w:type="dxa"/>
          </w:tcPr>
          <w:p w14:paraId="1A2B3C6C" w14:textId="77777777" w:rsidR="00A1B2C3" w:rsidRDefault="00A1B2C3">
            <w:r w:rsidRPr="00C4D5E6">
              <w:rPr>
                <w:rFonts w:ascii="Times New Roman" w:hAnsi="Times New Roman" w:eastAsia="宋体"/>
                <w:sz w:val="24"/>
                <w:szCs w:val="24"/>
              </w:rPr>
              <w:t xml:space="preserve">≤ 80</w:t>
            </w:r>
          </w:p>
        </w:tc>
        <w:tc>
          <w:tcPr>
            <w:tcW w:w="900" w:type="dxa"/>
          </w:tcPr>
          <w:p w14:paraId="1A2B3C6D" w14:textId="77777777" w:rsidR="00A1B2C3" w:rsidRDefault="00A1B2C3">
            <w:r w:rsidRPr="00C4D5E6">
              <w:rPr>
                <w:rFonts w:ascii="Times New Roman" w:hAnsi="Times New Roman" w:eastAsia="宋体"/>
                <w:sz w:val="24"/>
                <w:szCs w:val="24"/>
              </w:rPr>
              <w:t xml:space="preserve">23</w:t>
            </w:r>
          </w:p>
        </w:tc>
        <w:tc>
          <w:tcPr>
            <w:tcW w:w="900" w:type="dxa"/>
          </w:tcPr>
          <w:p w14:paraId="1A2B3C6E" w14:textId="77777777" w:rsidR="00A1B2C3" w:rsidRDefault="00A1B2C3">
            <w:r w:rsidRPr="00C4D5E6">
              <w:rPr>
                <w:rFonts w:ascii="Times New Roman" w:hAnsi="Times New Roman" w:eastAsia="宋体"/>
                <w:sz w:val="24"/>
                <w:szCs w:val="24"/>
              </w:rPr>
              <w:t xml:space="preserve">5</w:t>
            </w:r>
          </w:p>
        </w:tc>
        <w:tc>
          <w:tcPr>
            <w:tcW w:w="900" w:type="dxa"/>
          </w:tcPr>
          <w:p w14:paraId="1A2B3C6F" w14:textId="77777777" w:rsidR="00A1B2C3" w:rsidRDefault="00A1B2C3">
            <w:r w:rsidRPr="00C4D5E6">
              <w:rPr>
                <w:rFonts w:ascii="Times New Roman" w:hAnsi="Times New Roman" w:eastAsia="宋体"/>
                <w:sz w:val="24"/>
                <w:szCs w:val="24"/>
              </w:rPr>
              <w:t xml:space="preserve">18</w:t>
            </w:r>
          </w:p>
        </w:tc>
        <w:tc>
          <w:tcPr>
            <w:tcW w:w="900" w:type="dxa"/>
          </w:tcPr>
          <w:p w14:paraId="1A2B3C70" w14:textId="77777777" w:rsidR="00A1B2C3" w:rsidRDefault="00A1B2C3"/>
        </w:tc>
        <w:tc>
          <w:tcPr>
            <w:tcW w:w="900" w:type="dxa"/>
          </w:tcPr>
          <w:p w14:paraId="1A2B3C71" w14:textId="77777777" w:rsidR="00A1B2C3" w:rsidRDefault="00A1B2C3">
            <w:r w:rsidRPr="00C4D5E6">
              <w:rPr>
                <w:rFonts w:ascii="Times New Roman" w:hAnsi="Times New Roman" w:eastAsia="宋体"/>
                <w:sz w:val="24"/>
                <w:szCs w:val="24"/>
              </w:rPr>
              <w:t xml:space="preserve">11</w:t>
            </w:r>
          </w:p>
        </w:tc>
        <w:tc>
          <w:tcPr>
            <w:tcW w:w="900" w:type="dxa"/>
          </w:tcPr>
          <w:p w14:paraId="1A2B3C72" w14:textId="77777777" w:rsidR="00A1B2C3" w:rsidRDefault="00A1B2C3">
            <w:r w:rsidRPr="00C4D5E6">
              <w:rPr>
                <w:rFonts w:ascii="Times New Roman" w:hAnsi="Times New Roman" w:eastAsia="宋体"/>
                <w:sz w:val="24"/>
                <w:szCs w:val="24"/>
              </w:rPr>
              <w:t xml:space="preserve">4</w:t>
            </w:r>
          </w:p>
        </w:tc>
        <w:tc>
          <w:tcPr>
            <w:tcW w:w="900" w:type="dxa"/>
          </w:tcPr>
          <w:p w14:paraId="1A2B3C73" w14:textId="77777777" w:rsidR="00A1B2C3" w:rsidRDefault="00A1B2C3">
            <w:r w:rsidRPr="00C4D5E6">
              <w:rPr>
                <w:rFonts w:ascii="Times New Roman" w:hAnsi="Times New Roman" w:eastAsia="宋体"/>
                <w:sz w:val="24"/>
                <w:szCs w:val="24"/>
              </w:rPr>
              <w:t xml:space="preserve">7</w:t>
            </w:r>
          </w:p>
        </w:tc>
        <w:tc>
          <w:tcPr>
            <w:tcW w:w="900" w:type="dxa"/>
          </w:tcPr>
          <w:p w14:paraId="1A2B3C74" w14:textId="77777777" w:rsidR="00A1B2C3" w:rsidRDefault="00A1B2C3"/>
        </w:tc>
      </w:tr>
      <w:tr>
        <w:tc>
          <w:tcPr>
            <w:tcW w:w="900" w:type="dxa"/>
          </w:tcPr>
          <w:p w14:paraId="1A2B3C75" w14:textId="77777777" w:rsidR="00A1B2C3" w:rsidRDefault="00A1B2C3"/>
        </w:tc>
        <w:tc>
          <w:tcPr>
            <w:tcW w:w="900" w:type="dxa"/>
          </w:tcPr>
          <w:p w14:paraId="1A2B3C76" w14:textId="77777777" w:rsidR="00A1B2C3" w:rsidRDefault="00A1B2C3">
            <w:r w:rsidRPr="00C4D5E6">
              <w:rPr>
                <w:rFonts w:ascii="Times New Roman" w:hAnsi="Times New Roman" w:eastAsia="宋体"/>
                <w:sz w:val="24"/>
                <w:szCs w:val="24"/>
              </w:rPr>
              <w:t xml:space="preserve">Unknown</w:t>
            </w:r>
          </w:p>
        </w:tc>
        <w:tc>
          <w:tcPr>
            <w:tcW w:w="900" w:type="dxa"/>
          </w:tcPr>
          <w:p w14:paraId="1A2B3C77" w14:textId="77777777" w:rsidR="00A1B2C3" w:rsidRDefault="00A1B2C3">
            <w:r w:rsidRPr="00C4D5E6">
              <w:rPr>
                <w:rFonts w:ascii="Times New Roman" w:hAnsi="Times New Roman" w:eastAsia="宋体"/>
                <w:sz w:val="24"/>
                <w:szCs w:val="24"/>
              </w:rPr>
              <w:t xml:space="preserve">8</w:t>
            </w:r>
          </w:p>
        </w:tc>
        <w:tc>
          <w:tcPr>
            <w:tcW w:w="900" w:type="dxa"/>
          </w:tcPr>
          <w:p w14:paraId="1A2B3C78" w14:textId="77777777" w:rsidR="00A1B2C3" w:rsidRDefault="00A1B2C3">
            <w:r w:rsidRPr="00C4D5E6">
              <w:rPr>
                <w:rFonts w:ascii="Times New Roman" w:hAnsi="Times New Roman" w:eastAsia="宋体"/>
                <w:sz w:val="24"/>
                <w:szCs w:val="24"/>
              </w:rPr>
              <w:t xml:space="preserve">6</w:t>
            </w:r>
          </w:p>
        </w:tc>
        <w:tc>
          <w:tcPr>
            <w:tcW w:w="900" w:type="dxa"/>
          </w:tcPr>
          <w:p w14:paraId="1A2B3C79" w14:textId="77777777" w:rsidR="00A1B2C3" w:rsidRDefault="00A1B2C3">
            <w:r w:rsidRPr="00C4D5E6">
              <w:rPr>
                <w:rFonts w:ascii="Times New Roman" w:hAnsi="Times New Roman" w:eastAsia="宋体"/>
                <w:sz w:val="24"/>
                <w:szCs w:val="24"/>
              </w:rPr>
              <w:t xml:space="preserve">2</w:t>
            </w:r>
          </w:p>
        </w:tc>
        <w:tc>
          <w:tcPr>
            <w:tcW w:w="900" w:type="dxa"/>
          </w:tcPr>
          <w:p w14:paraId="1A2B3C7A" w14:textId="77777777" w:rsidR="00A1B2C3" w:rsidRDefault="00A1B2C3"/>
        </w:tc>
        <w:tc>
          <w:tcPr>
            <w:tcW w:w="900" w:type="dxa"/>
          </w:tcPr>
          <w:p w14:paraId="1A2B3C7B" w14:textId="77777777" w:rsidR="00A1B2C3" w:rsidRDefault="00A1B2C3">
            <w:r w:rsidRPr="00C4D5E6">
              <w:rPr>
                <w:rFonts w:ascii="Times New Roman" w:hAnsi="Times New Roman" w:eastAsia="宋体"/>
                <w:sz w:val="24"/>
                <w:szCs w:val="24"/>
              </w:rPr>
              <w:t xml:space="preserve">5</w:t>
            </w:r>
          </w:p>
        </w:tc>
        <w:tc>
          <w:tcPr>
            <w:tcW w:w="900" w:type="dxa"/>
          </w:tcPr>
          <w:p w14:paraId="1A2B3C7C" w14:textId="77777777" w:rsidR="00A1B2C3" w:rsidRDefault="00A1B2C3">
            <w:r w:rsidRPr="00C4D5E6">
              <w:rPr>
                <w:rFonts w:ascii="Times New Roman" w:hAnsi="Times New Roman" w:eastAsia="宋体"/>
                <w:sz w:val="24"/>
                <w:szCs w:val="24"/>
              </w:rPr>
              <w:t xml:space="preserve">4</w:t>
            </w:r>
          </w:p>
        </w:tc>
        <w:tc>
          <w:tcPr>
            <w:tcW w:w="900" w:type="dxa"/>
          </w:tcPr>
          <w:p w14:paraId="1A2B3C7D" w14:textId="77777777" w:rsidR="00A1B2C3" w:rsidRDefault="00A1B2C3">
            <w:r w:rsidRPr="00C4D5E6">
              <w:rPr>
                <w:rFonts w:ascii="Times New Roman" w:hAnsi="Times New Roman" w:eastAsia="宋体"/>
                <w:sz w:val="24"/>
                <w:szCs w:val="24"/>
              </w:rPr>
              <w:t xml:space="preserve">1</w:t>
            </w:r>
          </w:p>
        </w:tc>
        <w:tc>
          <w:tcPr>
            <w:tcW w:w="900" w:type="dxa"/>
          </w:tcPr>
          <w:p w14:paraId="1A2B3C7E" w14:textId="77777777" w:rsidR="00A1B2C3" w:rsidRDefault="00A1B2C3"/>
        </w:tc>
      </w:tr>
      <w:tr>
        <w:tc>
          <w:tcPr>
            <w:tcW w:w="900" w:type="dxa"/>
          </w:tcPr>
          <w:p w14:paraId="1A2B3C7F" w14:textId="77777777" w:rsidR="00A1B2C3" w:rsidRDefault="00A1B2C3">
            <w:r w:rsidRPr="00C4D5E6">
              <w:rPr>
                <w:rFonts w:ascii="Times New Roman" w:hAnsi="Times New Roman" w:eastAsia="宋体"/>
                <w:sz w:val="24"/>
                <w:szCs w:val="24"/>
              </w:rPr>
              <w:t xml:space="preserve">Smoking status</w:t>
            </w:r>
          </w:p>
        </w:tc>
        <w:tc>
          <w:tcPr>
            <w:tcW w:w="900" w:type="dxa"/>
          </w:tcPr>
          <w:p w14:paraId="1A2B3C80" w14:textId="77777777" w:rsidR="00A1B2C3" w:rsidRDefault="00A1B2C3">
            <w:r w:rsidRPr="00C4D5E6">
              <w:rPr>
                <w:rFonts w:ascii="Times New Roman" w:hAnsi="Times New Roman" w:eastAsia="宋体"/>
                <w:sz w:val="24"/>
                <w:szCs w:val="24"/>
              </w:rPr>
              <w:t xml:space="preserve">Ever</w:t>
            </w:r>
          </w:p>
        </w:tc>
        <w:tc>
          <w:tcPr>
            <w:tcW w:w="900" w:type="dxa"/>
          </w:tcPr>
          <w:p w14:paraId="1A2B3C81" w14:textId="77777777" w:rsidR="00A1B2C3" w:rsidRDefault="00A1B2C3">
            <w:r w:rsidRPr="00C4D5E6">
              <w:rPr>
                <w:rFonts w:ascii="Times New Roman" w:hAnsi="Times New Roman" w:eastAsia="宋体"/>
                <w:sz w:val="24"/>
                <w:szCs w:val="24"/>
              </w:rPr>
              <w:t xml:space="preserve">76</w:t>
            </w:r>
          </w:p>
        </w:tc>
        <w:tc>
          <w:tcPr>
            <w:tcW w:w="900" w:type="dxa"/>
          </w:tcPr>
          <w:p w14:paraId="1A2B3C82" w14:textId="77777777" w:rsidR="00A1B2C3" w:rsidRDefault="00A1B2C3">
            <w:r w:rsidRPr="00C4D5E6">
              <w:rPr>
                <w:rFonts w:ascii="Times New Roman" w:hAnsi="Times New Roman" w:eastAsia="宋体"/>
                <w:sz w:val="24"/>
                <w:szCs w:val="24"/>
              </w:rPr>
              <w:t xml:space="preserve">26</w:t>
            </w:r>
          </w:p>
        </w:tc>
        <w:tc>
          <w:tcPr>
            <w:tcW w:w="900" w:type="dxa"/>
          </w:tcPr>
          <w:p w14:paraId="1A2B3C83" w14:textId="77777777" w:rsidR="00A1B2C3" w:rsidRDefault="00A1B2C3">
            <w:r w:rsidRPr="00C4D5E6">
              <w:rPr>
                <w:rFonts w:ascii="Times New Roman" w:hAnsi="Times New Roman" w:eastAsia="宋体"/>
                <w:sz w:val="24"/>
                <w:szCs w:val="24"/>
              </w:rPr>
              <w:t xml:space="preserve">51</w:t>
            </w:r>
          </w:p>
        </w:tc>
        <w:tc>
          <w:tcPr>
            <w:tcW w:w="900" w:type="dxa"/>
          </w:tcPr>
          <w:p w14:paraId="1A2B3C84" w14:textId="77777777" w:rsidR="00A1B2C3" w:rsidRDefault="00A1B2C3">
            <w:r w:rsidRPr="00C4D5E6">
              <w:rPr>
                <w:rFonts w:ascii="Times New Roman" w:hAnsi="Times New Roman" w:eastAsia="宋体"/>
                <w:sz w:val="24"/>
                <w:szCs w:val="24"/>
              </w:rPr>
              <w:t xml:space="preserve">0.191</w:t>
            </w:r>
          </w:p>
        </w:tc>
        <w:tc>
          <w:tcPr>
            <w:tcW w:w="900" w:type="dxa"/>
          </w:tcPr>
          <w:p w14:paraId="1A2B3C85" w14:textId="77777777" w:rsidR="00A1B2C3" w:rsidRDefault="00A1B2C3">
            <w:r w:rsidRPr="00C4D5E6">
              <w:rPr>
                <w:rFonts w:ascii="Times New Roman" w:hAnsi="Times New Roman" w:eastAsia="宋体"/>
                <w:sz w:val="24"/>
                <w:szCs w:val="24"/>
              </w:rPr>
              <w:t xml:space="preserve">12</w:t>
            </w:r>
          </w:p>
        </w:tc>
        <w:tc>
          <w:tcPr>
            <w:tcW w:w="900" w:type="dxa"/>
          </w:tcPr>
          <w:p w14:paraId="1A2B3C86" w14:textId="77777777" w:rsidR="00A1B2C3" w:rsidRDefault="00A1B2C3">
            <w:r w:rsidRPr="00C4D5E6">
              <w:rPr>
                <w:rFonts w:ascii="Times New Roman" w:hAnsi="Times New Roman" w:eastAsia="宋体"/>
                <w:sz w:val="24"/>
                <w:szCs w:val="24"/>
              </w:rPr>
              <w:t xml:space="preserve">6</w:t>
            </w:r>
          </w:p>
        </w:tc>
        <w:tc>
          <w:tcPr>
            <w:tcW w:w="900" w:type="dxa"/>
          </w:tcPr>
          <w:p w14:paraId="1A2B3C87" w14:textId="77777777" w:rsidR="00A1B2C3" w:rsidRDefault="00A1B2C3">
            <w:r w:rsidRPr="00C4D5E6">
              <w:rPr>
                <w:rFonts w:ascii="Times New Roman" w:hAnsi="Times New Roman" w:eastAsia="宋体"/>
                <w:sz w:val="24"/>
                <w:szCs w:val="24"/>
              </w:rPr>
              <w:t xml:space="preserve">6</w:t>
            </w:r>
          </w:p>
        </w:tc>
        <w:tc>
          <w:tcPr>
            <w:tcW w:w="900" w:type="dxa"/>
          </w:tcPr>
          <w:p w14:paraId="1A2B3C88" w14:textId="77777777" w:rsidR="00A1B2C3" w:rsidRDefault="00A1B2C3">
            <w:r w:rsidRPr="00C4D5E6">
              <w:rPr>
                <w:rFonts w:ascii="Times New Roman" w:hAnsi="Times New Roman" w:eastAsia="宋体"/>
                <w:sz w:val="24"/>
                <w:szCs w:val="24"/>
              </w:rPr>
              <w:t xml:space="preserve">1.000</w:t>
            </w:r>
          </w:p>
        </w:tc>
      </w:tr>
      <w:tr>
        <w:tc>
          <w:tcPr>
            <w:tcW w:w="900" w:type="dxa"/>
          </w:tcPr>
          <w:p w14:paraId="1A2B3C89" w14:textId="77777777" w:rsidR="00A1B2C3" w:rsidRDefault="00A1B2C3"/>
        </w:tc>
        <w:tc>
          <w:tcPr>
            <w:tcW w:w="900" w:type="dxa"/>
          </w:tcPr>
          <w:p w14:paraId="1A2B3C8A" w14:textId="77777777" w:rsidR="00A1B2C3" w:rsidRDefault="00A1B2C3">
            <w:r w:rsidRPr="00C4D5E6">
              <w:rPr>
                <w:rFonts w:ascii="Times New Roman" w:hAnsi="Times New Roman" w:eastAsia="宋体"/>
                <w:sz w:val="24"/>
                <w:szCs w:val="24"/>
              </w:rPr>
              <w:t xml:space="preserve">Never</w:t>
            </w:r>
          </w:p>
        </w:tc>
        <w:tc>
          <w:tcPr>
            <w:tcW w:w="900" w:type="dxa"/>
          </w:tcPr>
          <w:p w14:paraId="1A2B3C8B" w14:textId="77777777" w:rsidR="00A1B2C3" w:rsidRDefault="00A1B2C3">
            <w:r w:rsidRPr="00C4D5E6">
              <w:rPr>
                <w:rFonts w:ascii="Times New Roman" w:hAnsi="Times New Roman" w:eastAsia="宋体"/>
                <w:sz w:val="24"/>
                <w:szCs w:val="24"/>
              </w:rPr>
              <w:t xml:space="preserve">29</w:t>
            </w:r>
          </w:p>
        </w:tc>
        <w:tc>
          <w:tcPr>
            <w:tcW w:w="900" w:type="dxa"/>
          </w:tcPr>
          <w:p w14:paraId="1A2B3C8C" w14:textId="77777777" w:rsidR="00A1B2C3" w:rsidRDefault="00A1B2C3">
            <w:r w:rsidRPr="00C4D5E6">
              <w:rPr>
                <w:rFonts w:ascii="Times New Roman" w:hAnsi="Times New Roman" w:eastAsia="宋体"/>
                <w:sz w:val="24"/>
                <w:szCs w:val="24"/>
              </w:rPr>
              <w:t xml:space="preserve">6</w:t>
            </w:r>
          </w:p>
        </w:tc>
        <w:tc>
          <w:tcPr>
            <w:tcW w:w="900" w:type="dxa"/>
          </w:tcPr>
          <w:p w14:paraId="1A2B3C8D" w14:textId="77777777" w:rsidR="00A1B2C3" w:rsidRDefault="00A1B2C3">
            <w:r w:rsidRPr="00C4D5E6">
              <w:rPr>
                <w:rFonts w:ascii="Times New Roman" w:hAnsi="Times New Roman" w:eastAsia="宋体"/>
                <w:sz w:val="24"/>
                <w:szCs w:val="24"/>
              </w:rPr>
              <w:t xml:space="preserve">23</w:t>
            </w:r>
          </w:p>
        </w:tc>
        <w:tc>
          <w:tcPr>
            <w:tcW w:w="900" w:type="dxa"/>
          </w:tcPr>
          <w:p w14:paraId="1A2B3C8E" w14:textId="77777777" w:rsidR="00A1B2C3" w:rsidRDefault="00A1B2C3"/>
        </w:tc>
        <w:tc>
          <w:tcPr>
            <w:tcW w:w="900" w:type="dxa"/>
          </w:tcPr>
          <w:p w14:paraId="1A2B3C8F" w14:textId="77777777" w:rsidR="00A1B2C3" w:rsidRDefault="00A1B2C3">
            <w:r w:rsidRPr="00C4D5E6">
              <w:rPr>
                <w:rFonts w:ascii="Times New Roman" w:hAnsi="Times New Roman" w:eastAsia="宋体"/>
                <w:sz w:val="24"/>
                <w:szCs w:val="24"/>
              </w:rPr>
              <w:t xml:space="preserve">38</w:t>
            </w:r>
          </w:p>
        </w:tc>
        <w:tc>
          <w:tcPr>
            <w:tcW w:w="900" w:type="dxa"/>
          </w:tcPr>
          <w:p w14:paraId="1A2B3C90" w14:textId="77777777" w:rsidR="00A1B2C3" w:rsidRDefault="00A1B2C3">
            <w:r w:rsidRPr="00C4D5E6">
              <w:rPr>
                <w:rFonts w:ascii="Times New Roman" w:hAnsi="Times New Roman" w:eastAsia="宋体"/>
                <w:sz w:val="24"/>
                <w:szCs w:val="24"/>
              </w:rPr>
              <w:t xml:space="preserve">19</w:t>
            </w:r>
          </w:p>
        </w:tc>
        <w:tc>
          <w:tcPr>
            <w:tcW w:w="900" w:type="dxa"/>
          </w:tcPr>
          <w:p w14:paraId="1A2B3C91" w14:textId="77777777" w:rsidR="00A1B2C3" w:rsidRDefault="00A1B2C3">
            <w:r w:rsidRPr="00C4D5E6">
              <w:rPr>
                <w:rFonts w:ascii="Times New Roman" w:hAnsi="Times New Roman" w:eastAsia="宋体"/>
                <w:sz w:val="24"/>
                <w:szCs w:val="24"/>
              </w:rPr>
              <w:t xml:space="preserve">19</w:t>
            </w:r>
          </w:p>
        </w:tc>
        <w:tc>
          <w:tcPr>
            <w:tcW w:w="900" w:type="dxa"/>
          </w:tcPr>
          <w:p w14:paraId="1A2B3C92" w14:textId="77777777" w:rsidR="00A1B2C3" w:rsidRDefault="00A1B2C3"/>
        </w:tc>
      </w:tr>
      <w:tr>
        <w:tc>
          <w:tcPr>
            <w:tcW w:w="900" w:type="dxa"/>
          </w:tcPr>
          <w:p w14:paraId="1A2B3C93" w14:textId="77777777" w:rsidR="00A1B2C3" w:rsidRDefault="00A1B2C3">
            <w:r w:rsidRPr="00C4D5E6">
              <w:rPr>
                <w:rFonts w:ascii="Times New Roman" w:hAnsi="Times New Roman" w:eastAsia="宋体"/>
                <w:sz w:val="24"/>
                <w:szCs w:val="24"/>
              </w:rPr>
              <w:t xml:space="preserve">Smoking index</w:t>
            </w:r>
          </w:p>
        </w:tc>
        <w:tc>
          <w:tcPr>
            <w:tcW w:w="900" w:type="dxa"/>
          </w:tcPr>
          <w:p w14:paraId="1A2B3C94" w14:textId="77777777" w:rsidR="00A1B2C3" w:rsidRDefault="00A1B2C3">
            <w:r w:rsidRPr="00C4D5E6">
              <w:rPr>
                <w:rFonts w:ascii="Times New Roman" w:hAnsi="Times New Roman" w:eastAsia="宋体"/>
                <w:sz w:val="24"/>
                <w:szCs w:val="24"/>
              </w:rPr>
              <w:t xml:space="preserve">&lt; 850</w:t>
            </w:r>
          </w:p>
        </w:tc>
        <w:tc>
          <w:tcPr>
            <w:tcW w:w="900" w:type="dxa"/>
          </w:tcPr>
          <w:p w14:paraId="1A2B3C95" w14:textId="77777777" w:rsidR="00A1B2C3" w:rsidRDefault="00A1B2C3">
            <w:r w:rsidRPr="00C4D5E6">
              <w:rPr>
                <w:rFonts w:ascii="Times New Roman" w:hAnsi="Times New Roman" w:eastAsia="宋体"/>
                <w:sz w:val="24"/>
                <w:szCs w:val="24"/>
              </w:rPr>
              <w:t xml:space="preserve">96</w:t>
            </w:r>
          </w:p>
        </w:tc>
        <w:tc>
          <w:tcPr>
            <w:tcW w:w="900" w:type="dxa"/>
          </w:tcPr>
          <w:p w14:paraId="1A2B3C96" w14:textId="77777777" w:rsidR="00A1B2C3" w:rsidRDefault="00A1B2C3">
            <w:r w:rsidRPr="00C4D5E6">
              <w:rPr>
                <w:rFonts w:ascii="Times New Roman" w:hAnsi="Times New Roman" w:eastAsia="宋体"/>
                <w:sz w:val="24"/>
                <w:szCs w:val="24"/>
              </w:rPr>
              <w:t xml:space="preserve">30</w:t>
            </w:r>
          </w:p>
        </w:tc>
        <w:tc>
          <w:tcPr>
            <w:tcW w:w="900" w:type="dxa"/>
          </w:tcPr>
          <w:p w14:paraId="1A2B3C97" w14:textId="77777777" w:rsidR="00A1B2C3" w:rsidRDefault="00A1B2C3">
            <w:r w:rsidRPr="00C4D5E6">
              <w:rPr>
                <w:rFonts w:ascii="Times New Roman" w:hAnsi="Times New Roman" w:eastAsia="宋体"/>
                <w:sz w:val="24"/>
                <w:szCs w:val="24"/>
              </w:rPr>
              <w:t xml:space="preserve">66</w:t>
            </w:r>
          </w:p>
        </w:tc>
        <w:tc>
          <w:tcPr>
            <w:tcW w:w="900" w:type="dxa"/>
          </w:tcPr>
          <w:p w14:paraId="1A2B3C98" w14:textId="77777777" w:rsidR="00A1B2C3" w:rsidRDefault="00A1B2C3">
            <w:r w:rsidRPr="00C4D5E6">
              <w:rPr>
                <w:rFonts w:ascii="Times New Roman" w:hAnsi="Times New Roman" w:eastAsia="宋体"/>
                <w:sz w:val="24"/>
                <w:szCs w:val="24"/>
              </w:rPr>
              <w:t xml:space="preserve">0.461</w:t>
            </w:r>
          </w:p>
        </w:tc>
        <w:tc>
          <w:tcPr>
            <w:tcW w:w="900" w:type="dxa"/>
          </w:tcPr>
          <w:p w14:paraId="1A2B3C99" w14:textId="77777777" w:rsidR="00A1B2C3" w:rsidRDefault="00A1B2C3">
            <w:r w:rsidRPr="00C4D5E6">
              <w:rPr>
                <w:rFonts w:ascii="Times New Roman" w:hAnsi="Times New Roman" w:eastAsia="宋体"/>
                <w:sz w:val="24"/>
                <w:szCs w:val="24"/>
              </w:rPr>
              <w:t xml:space="preserve">47</w:t>
            </w:r>
          </w:p>
        </w:tc>
        <w:tc>
          <w:tcPr>
            <w:tcW w:w="900" w:type="dxa"/>
          </w:tcPr>
          <w:p w14:paraId="1A2B3C9A" w14:textId="77777777" w:rsidR="00A1B2C3" w:rsidRDefault="00A1B2C3">
            <w:r w:rsidRPr="00C4D5E6">
              <w:rPr>
                <w:rFonts w:ascii="Times New Roman" w:hAnsi="Times New Roman" w:eastAsia="宋体"/>
                <w:sz w:val="24"/>
                <w:szCs w:val="24"/>
              </w:rPr>
              <w:t xml:space="preserve">24</w:t>
            </w:r>
          </w:p>
        </w:tc>
        <w:tc>
          <w:tcPr>
            <w:tcW w:w="900" w:type="dxa"/>
          </w:tcPr>
          <w:p w14:paraId="1A2B3C9B" w14:textId="77777777" w:rsidR="00A1B2C3" w:rsidRDefault="00A1B2C3">
            <w:r w:rsidRPr="00C4D5E6">
              <w:rPr>
                <w:rFonts w:ascii="Times New Roman" w:hAnsi="Times New Roman" w:eastAsia="宋体"/>
                <w:sz w:val="24"/>
                <w:szCs w:val="24"/>
              </w:rPr>
              <w:t xml:space="preserve">23</w:t>
            </w:r>
          </w:p>
        </w:tc>
        <w:tc>
          <w:tcPr>
            <w:tcW w:w="900" w:type="dxa"/>
          </w:tcPr>
          <w:p w14:paraId="1A2B3C9C" w14:textId="77777777" w:rsidR="00A1B2C3" w:rsidRDefault="00A1B2C3">
            <w:r w:rsidRPr="00C4D5E6">
              <w:rPr>
                <w:rFonts w:ascii="Times New Roman" w:hAnsi="Times New Roman" w:eastAsia="宋体"/>
                <w:sz w:val="24"/>
                <w:szCs w:val="24"/>
              </w:rPr>
              <w:t xml:space="preserve">0.552</w:t>
            </w:r>
          </w:p>
        </w:tc>
      </w:tr>
      <w:tr>
        <w:tc>
          <w:tcPr>
            <w:tcW w:w="900" w:type="dxa"/>
          </w:tcPr>
          <w:p w14:paraId="1A2B3C9D" w14:textId="77777777" w:rsidR="00A1B2C3" w:rsidRDefault="00A1B2C3"/>
        </w:tc>
        <w:tc>
          <w:tcPr>
            <w:tcW w:w="900" w:type="dxa"/>
          </w:tcPr>
          <w:p w14:paraId="1A2B3C9E" w14:textId="77777777" w:rsidR="00A1B2C3" w:rsidRDefault="00A1B2C3">
            <w:r w:rsidRPr="00C4D5E6">
              <w:rPr>
                <w:rFonts w:ascii="Times New Roman" w:hAnsi="Times New Roman" w:eastAsia="宋体"/>
                <w:sz w:val="24"/>
                <w:szCs w:val="24"/>
              </w:rPr>
              <w:t xml:space="preserve">≥ 850</w:t>
            </w:r>
          </w:p>
        </w:tc>
        <w:tc>
          <w:tcPr>
            <w:tcW w:w="900" w:type="dxa"/>
          </w:tcPr>
          <w:p w14:paraId="1A2B3C9F" w14:textId="77777777" w:rsidR="00A1B2C3" w:rsidRDefault="00A1B2C3">
            <w:r w:rsidRPr="00C4D5E6">
              <w:rPr>
                <w:rFonts w:ascii="Times New Roman" w:hAnsi="Times New Roman" w:eastAsia="宋体"/>
                <w:sz w:val="24"/>
                <w:szCs w:val="24"/>
              </w:rPr>
              <w:t xml:space="preserve">10</w:t>
            </w:r>
          </w:p>
        </w:tc>
        <w:tc>
          <w:tcPr>
            <w:tcW w:w="900" w:type="dxa"/>
          </w:tcPr>
          <w:p w14:paraId="1A2B3CA0" w14:textId="77777777" w:rsidR="00A1B2C3" w:rsidRDefault="00A1B2C3">
            <w:r w:rsidRPr="00C4D5E6">
              <w:rPr>
                <w:rFonts w:ascii="Times New Roman" w:hAnsi="Times New Roman" w:eastAsia="宋体"/>
                <w:sz w:val="24"/>
                <w:szCs w:val="24"/>
              </w:rPr>
              <w:t xml:space="preserve">2</w:t>
            </w:r>
          </w:p>
        </w:tc>
        <w:tc>
          <w:tcPr>
            <w:tcW w:w="900" w:type="dxa"/>
          </w:tcPr>
          <w:p w14:paraId="1A2B3CA1" w14:textId="77777777" w:rsidR="00A1B2C3" w:rsidRDefault="00A1B2C3">
            <w:r w:rsidRPr="00C4D5E6">
              <w:rPr>
                <w:rFonts w:ascii="Times New Roman" w:hAnsi="Times New Roman" w:eastAsia="宋体"/>
                <w:sz w:val="24"/>
                <w:szCs w:val="24"/>
              </w:rPr>
              <w:t xml:space="preserve">8</w:t>
            </w:r>
          </w:p>
        </w:tc>
        <w:tc>
          <w:tcPr>
            <w:tcW w:w="900" w:type="dxa"/>
          </w:tcPr>
          <w:p w14:paraId="1A2B3CA2" w14:textId="77777777" w:rsidR="00A1B2C3" w:rsidRDefault="00A1B2C3"/>
        </w:tc>
        <w:tc>
          <w:tcPr>
            <w:tcW w:w="900" w:type="dxa"/>
          </w:tcPr>
          <w:p w14:paraId="1A2B3CA3" w14:textId="77777777" w:rsidR="00A1B2C3" w:rsidRDefault="00A1B2C3">
            <w:r w:rsidRPr="00C4D5E6">
              <w:rPr>
                <w:rFonts w:ascii="Times New Roman" w:hAnsi="Times New Roman" w:eastAsia="宋体"/>
                <w:sz w:val="24"/>
                <w:szCs w:val="24"/>
              </w:rPr>
              <w:t xml:space="preserve">3</w:t>
            </w:r>
          </w:p>
        </w:tc>
        <w:tc>
          <w:tcPr>
            <w:tcW w:w="900" w:type="dxa"/>
          </w:tcPr>
          <w:p w14:paraId="1A2B3CA4" w14:textId="77777777" w:rsidR="00A1B2C3" w:rsidRDefault="00A1B2C3">
            <w:r w:rsidRPr="00C4D5E6">
              <w:rPr>
                <w:rFonts w:ascii="Times New Roman" w:hAnsi="Times New Roman" w:eastAsia="宋体"/>
                <w:sz w:val="24"/>
                <w:szCs w:val="24"/>
              </w:rPr>
              <w:t xml:space="preserve">1</w:t>
            </w:r>
          </w:p>
        </w:tc>
        <w:tc>
          <w:tcPr>
            <w:tcW w:w="900" w:type="dxa"/>
          </w:tcPr>
          <w:p w14:paraId="1A2B3CA5" w14:textId="77777777" w:rsidR="00A1B2C3" w:rsidRDefault="00A1B2C3">
            <w:r w:rsidRPr="00C4D5E6">
              <w:rPr>
                <w:rFonts w:ascii="Times New Roman" w:hAnsi="Times New Roman" w:eastAsia="宋体"/>
                <w:sz w:val="24"/>
                <w:szCs w:val="24"/>
              </w:rPr>
              <w:t xml:space="preserve">2</w:t>
            </w:r>
          </w:p>
        </w:tc>
        <w:tc>
          <w:tcPr>
            <w:tcW w:w="900" w:type="dxa"/>
          </w:tcPr>
          <w:p w14:paraId="1A2B3CA6" w14:textId="77777777" w:rsidR="00A1B2C3" w:rsidRDefault="00A1B2C3"/>
        </w:tc>
      </w:tr>
      <w:tr>
        <w:tc>
          <w:tcPr>
            <w:tcW w:w="900" w:type="dxa"/>
          </w:tcPr>
          <w:p w14:paraId="1A2B3CA7" w14:textId="77777777" w:rsidR="00A1B2C3" w:rsidRDefault="00A1B2C3">
            <w:r w:rsidRPr="00C4D5E6">
              <w:rPr>
                <w:rFonts w:ascii="Times New Roman" w:hAnsi="Times New Roman" w:eastAsia="宋体"/>
                <w:sz w:val="24"/>
                <w:szCs w:val="24"/>
              </w:rPr>
              <w:t xml:space="preserve">Drinking index</w:t>
            </w:r>
          </w:p>
        </w:tc>
        <w:tc>
          <w:tcPr>
            <w:tcW w:w="900" w:type="dxa"/>
          </w:tcPr>
          <w:p w14:paraId="1A2B3CA8" w14:textId="77777777" w:rsidR="00A1B2C3" w:rsidRDefault="00A1B2C3">
            <w:r w:rsidRPr="00C4D5E6">
              <w:rPr>
                <w:rFonts w:ascii="Times New Roman" w:hAnsi="Times New Roman" w:eastAsia="宋体"/>
                <w:sz w:val="24"/>
                <w:szCs w:val="24"/>
              </w:rPr>
              <w:t xml:space="preserve">&gt; 4500</w:t>
            </w:r>
          </w:p>
        </w:tc>
        <w:tc>
          <w:tcPr>
            <w:tcW w:w="900" w:type="dxa"/>
          </w:tcPr>
          <w:p w14:paraId="1A2B3CA9" w14:textId="77777777" w:rsidR="00A1B2C3" w:rsidRDefault="00A1B2C3">
            <w:r w:rsidRPr="00C4D5E6">
              <w:rPr>
                <w:rFonts w:ascii="Times New Roman" w:hAnsi="Times New Roman" w:eastAsia="宋体"/>
                <w:sz w:val="24"/>
                <w:szCs w:val="24"/>
              </w:rPr>
              <w:t xml:space="preserve">38</w:t>
            </w:r>
          </w:p>
        </w:tc>
        <w:tc>
          <w:tcPr>
            <w:tcW w:w="900" w:type="dxa"/>
          </w:tcPr>
          <w:p w14:paraId="1A2B3CAA" w14:textId="77777777" w:rsidR="00A1B2C3" w:rsidRDefault="00A1B2C3">
            <w:r w:rsidRPr="00C4D5E6">
              <w:rPr>
                <w:rFonts w:ascii="Times New Roman" w:hAnsi="Times New Roman" w:eastAsia="宋体"/>
                <w:sz w:val="24"/>
                <w:szCs w:val="24"/>
              </w:rPr>
              <w:t xml:space="preserve">13</w:t>
            </w:r>
          </w:p>
        </w:tc>
        <w:tc>
          <w:tcPr>
            <w:tcW w:w="900" w:type="dxa"/>
          </w:tcPr>
          <w:p w14:paraId="1A2B3CAB" w14:textId="77777777" w:rsidR="00A1B2C3" w:rsidRDefault="00A1B2C3">
            <w:r w:rsidRPr="00C4D5E6">
              <w:rPr>
                <w:rFonts w:ascii="Times New Roman" w:hAnsi="Times New Roman" w:eastAsia="宋体"/>
                <w:sz w:val="24"/>
                <w:szCs w:val="24"/>
              </w:rPr>
              <w:t xml:space="preserve">25</w:t>
            </w:r>
          </w:p>
        </w:tc>
        <w:tc>
          <w:tcPr>
            <w:tcW w:w="900" w:type="dxa"/>
          </w:tcPr>
          <w:p w14:paraId="1A2B3CAC" w14:textId="77777777" w:rsidR="00A1B2C3" w:rsidRDefault="00A1B2C3">
            <w:r w:rsidRPr="00C4D5E6">
              <w:rPr>
                <w:rFonts w:ascii="Times New Roman" w:hAnsi="Times New Roman" w:eastAsia="宋体"/>
                <w:sz w:val="24"/>
                <w:szCs w:val="24"/>
              </w:rPr>
              <w:t xml:space="preserve">0.714</w:t>
            </w:r>
          </w:p>
        </w:tc>
        <w:tc>
          <w:tcPr>
            <w:tcW w:w="900" w:type="dxa"/>
          </w:tcPr>
          <w:p w14:paraId="1A2B3CAD" w14:textId="77777777" w:rsidR="00A1B2C3" w:rsidRDefault="00A1B2C3">
            <w:r w:rsidRPr="00C4D5E6">
              <w:rPr>
                <w:rFonts w:ascii="Times New Roman" w:hAnsi="Times New Roman" w:eastAsia="宋体"/>
                <w:sz w:val="24"/>
                <w:szCs w:val="24"/>
              </w:rPr>
              <w:t xml:space="preserve">22</w:t>
            </w:r>
          </w:p>
        </w:tc>
        <w:tc>
          <w:tcPr>
            <w:tcW w:w="900" w:type="dxa"/>
          </w:tcPr>
          <w:p w14:paraId="1A2B3CAE" w14:textId="77777777" w:rsidR="00A1B2C3" w:rsidRDefault="00A1B2C3">
            <w:r w:rsidRPr="00C4D5E6">
              <w:rPr>
                <w:rFonts w:ascii="Times New Roman" w:hAnsi="Times New Roman" w:eastAsia="宋体"/>
                <w:sz w:val="24"/>
                <w:szCs w:val="24"/>
              </w:rPr>
              <w:t xml:space="preserve">9</w:t>
            </w:r>
          </w:p>
        </w:tc>
        <w:tc>
          <w:tcPr>
            <w:tcW w:w="900" w:type="dxa"/>
          </w:tcPr>
          <w:p w14:paraId="1A2B3CAF" w14:textId="77777777" w:rsidR="00A1B2C3" w:rsidRDefault="00A1B2C3">
            <w:r w:rsidRPr="00C4D5E6">
              <w:rPr>
                <w:rFonts w:ascii="Times New Roman" w:hAnsi="Times New Roman" w:eastAsia="宋体"/>
                <w:sz w:val="24"/>
                <w:szCs w:val="24"/>
              </w:rPr>
              <w:t xml:space="preserve">13</w:t>
            </w:r>
          </w:p>
        </w:tc>
        <w:tc>
          <w:tcPr>
            <w:tcW w:w="900" w:type="dxa"/>
          </w:tcPr>
          <w:p w14:paraId="1A2B3CB0" w14:textId="77777777" w:rsidR="00A1B2C3" w:rsidRDefault="00A1B2C3">
            <w:r w:rsidRPr="00C4D5E6">
              <w:rPr>
                <w:rFonts w:ascii="Times New Roman" w:hAnsi="Times New Roman" w:eastAsia="宋体"/>
                <w:sz w:val="24"/>
                <w:szCs w:val="24"/>
              </w:rPr>
              <w:t xml:space="preserve">0.295</w:t>
            </w:r>
          </w:p>
        </w:tc>
      </w:tr>
      <w:tr>
        <w:tc>
          <w:tcPr>
            <w:tcW w:w="900" w:type="dxa"/>
          </w:tcPr>
          <w:p w14:paraId="1A2B3CB1" w14:textId="77777777" w:rsidR="00A1B2C3" w:rsidRDefault="00A1B2C3"/>
        </w:tc>
        <w:tc>
          <w:tcPr>
            <w:tcW w:w="900" w:type="dxa"/>
          </w:tcPr>
          <w:p w14:paraId="1A2B3CB2" w14:textId="77777777" w:rsidR="00A1B2C3" w:rsidRDefault="00A1B2C3">
            <w:r w:rsidRPr="00C4D5E6">
              <w:rPr>
                <w:rFonts w:ascii="Times New Roman" w:hAnsi="Times New Roman" w:eastAsia="宋体"/>
                <w:sz w:val="24"/>
                <w:szCs w:val="24"/>
              </w:rPr>
              <w:t xml:space="preserve">refere ≤ 4500</w:t>
            </w:r>
          </w:p>
        </w:tc>
        <w:tc>
          <w:tcPr>
            <w:tcW w:w="900" w:type="dxa"/>
          </w:tcPr>
          <w:p w14:paraId="1A2B3CB3" w14:textId="77777777" w:rsidR="00A1B2C3" w:rsidRDefault="00A1B2C3">
            <w:r w:rsidRPr="00C4D5E6">
              <w:rPr>
                <w:rFonts w:ascii="Times New Roman" w:hAnsi="Times New Roman" w:eastAsia="宋体"/>
                <w:sz w:val="24"/>
                <w:szCs w:val="24"/>
              </w:rPr>
              <w:t xml:space="preserve">62</w:t>
            </w:r>
          </w:p>
        </w:tc>
        <w:tc>
          <w:tcPr>
            <w:tcW w:w="900" w:type="dxa"/>
          </w:tcPr>
          <w:p w14:paraId="1A2B3CB4" w14:textId="77777777" w:rsidR="00A1B2C3" w:rsidRDefault="00A1B2C3">
            <w:r w:rsidRPr="00C4D5E6">
              <w:rPr>
                <w:rFonts w:ascii="Times New Roman" w:hAnsi="Times New Roman" w:eastAsia="宋体"/>
                <w:sz w:val="24"/>
                <w:szCs w:val="24"/>
              </w:rPr>
              <w:t xml:space="preserve">16</w:t>
            </w:r>
          </w:p>
        </w:tc>
        <w:tc>
          <w:tcPr>
            <w:tcW w:w="900" w:type="dxa"/>
          </w:tcPr>
          <w:p w14:paraId="1A2B3CB5" w14:textId="77777777" w:rsidR="00A1B2C3" w:rsidRDefault="00A1B2C3">
            <w:r w:rsidRPr="00C4D5E6">
              <w:rPr>
                <w:rFonts w:ascii="Times New Roman" w:hAnsi="Times New Roman" w:eastAsia="宋体"/>
                <w:sz w:val="24"/>
                <w:szCs w:val="24"/>
              </w:rPr>
              <w:t xml:space="preserve">46</w:t>
            </w:r>
          </w:p>
        </w:tc>
        <w:tc>
          <w:tcPr>
            <w:tcW w:w="900" w:type="dxa"/>
          </w:tcPr>
          <w:p w14:paraId="1A2B3CB6" w14:textId="77777777" w:rsidR="00A1B2C3" w:rsidRDefault="00A1B2C3"/>
        </w:tc>
        <w:tc>
          <w:tcPr>
            <w:tcW w:w="900" w:type="dxa"/>
          </w:tcPr>
          <w:p w14:paraId="1A2B3CB7" w14:textId="77777777" w:rsidR="00A1B2C3" w:rsidRDefault="00A1B2C3">
            <w:r w:rsidRPr="00C4D5E6">
              <w:rPr>
                <w:rFonts w:ascii="Times New Roman" w:hAnsi="Times New Roman" w:eastAsia="宋体"/>
                <w:sz w:val="24"/>
                <w:szCs w:val="24"/>
              </w:rPr>
              <w:t xml:space="preserve">23</w:t>
            </w:r>
          </w:p>
        </w:tc>
        <w:tc>
          <w:tcPr>
            <w:tcW w:w="900" w:type="dxa"/>
          </w:tcPr>
          <w:p w14:paraId="1A2B3CB8" w14:textId="77777777" w:rsidR="00A1B2C3" w:rsidRDefault="00A1B2C3">
            <w:r w:rsidRPr="00C4D5E6">
              <w:rPr>
                <w:rFonts w:ascii="Times New Roman" w:hAnsi="Times New Roman" w:eastAsia="宋体"/>
                <w:sz w:val="24"/>
                <w:szCs w:val="24"/>
              </w:rPr>
              <w:t xml:space="preserve">13</w:t>
            </w:r>
          </w:p>
        </w:tc>
        <w:tc>
          <w:tcPr>
            <w:tcW w:w="900" w:type="dxa"/>
          </w:tcPr>
          <w:p w14:paraId="1A2B3CB9" w14:textId="77777777" w:rsidR="00A1B2C3" w:rsidRDefault="00A1B2C3">
            <w:r w:rsidRPr="00C4D5E6">
              <w:rPr>
                <w:rFonts w:ascii="Times New Roman" w:hAnsi="Times New Roman" w:eastAsia="宋体"/>
                <w:sz w:val="24"/>
                <w:szCs w:val="24"/>
              </w:rPr>
              <w:t xml:space="preserve">10</w:t>
            </w:r>
          </w:p>
        </w:tc>
        <w:tc>
          <w:tcPr>
            <w:tcW w:w="900" w:type="dxa"/>
          </w:tcPr>
          <w:p w14:paraId="1A2B3CBA" w14:textId="77777777" w:rsidR="00A1B2C3" w:rsidRDefault="00A1B2C3"/>
        </w:tc>
      </w:tr>
      <w:tr>
        <w:tc>
          <w:tcPr>
            <w:tcW w:w="900" w:type="dxa"/>
          </w:tcPr>
          <w:p w14:paraId="1A2B3CBB" w14:textId="77777777" w:rsidR="00A1B2C3" w:rsidRDefault="00A1B2C3"/>
        </w:tc>
        <w:tc>
          <w:tcPr>
            <w:tcW w:w="900" w:type="dxa"/>
          </w:tcPr>
          <w:p w14:paraId="1A2B3CBC" w14:textId="77777777" w:rsidR="00A1B2C3" w:rsidRDefault="00A1B2C3">
            <w:r w:rsidRPr="00C4D5E6">
              <w:rPr>
                <w:rFonts w:ascii="Times New Roman" w:hAnsi="Times New Roman" w:eastAsia="宋体"/>
                <w:sz w:val="24"/>
                <w:szCs w:val="24"/>
              </w:rPr>
              <w:t xml:space="preserve">Unknown</w:t>
            </w:r>
          </w:p>
        </w:tc>
        <w:tc>
          <w:tcPr>
            <w:tcW w:w="900" w:type="dxa"/>
          </w:tcPr>
          <w:p w14:paraId="1A2B3CBD" w14:textId="77777777" w:rsidR="00A1B2C3" w:rsidRDefault="00A1B2C3">
            <w:r w:rsidRPr="00C4D5E6">
              <w:rPr>
                <w:rFonts w:ascii="Times New Roman" w:hAnsi="Times New Roman" w:eastAsia="宋体"/>
                <w:sz w:val="24"/>
                <w:szCs w:val="24"/>
              </w:rPr>
              <w:t xml:space="preserve">6</w:t>
            </w:r>
          </w:p>
        </w:tc>
        <w:tc>
          <w:tcPr>
            <w:tcW w:w="900" w:type="dxa"/>
          </w:tcPr>
          <w:p w14:paraId="1A2B3CBE" w14:textId="77777777" w:rsidR="00A1B2C3" w:rsidRDefault="00A1B2C3"/>
        </w:tc>
        <w:tc>
          <w:tcPr>
            <w:tcW w:w="900" w:type="dxa"/>
          </w:tcPr>
          <w:p w14:paraId="1A2B3CBF" w14:textId="77777777" w:rsidR="00A1B2C3" w:rsidRDefault="00A1B2C3"/>
        </w:tc>
        <w:tc>
          <w:tcPr>
            <w:tcW w:w="900" w:type="dxa"/>
          </w:tcPr>
          <w:p w14:paraId="1A2B3CC0" w14:textId="77777777" w:rsidR="00A1B2C3" w:rsidRDefault="00A1B2C3"/>
        </w:tc>
        <w:tc>
          <w:tcPr>
            <w:tcW w:w="900" w:type="dxa"/>
          </w:tcPr>
          <w:p w14:paraId="1A2B3CC1" w14:textId="77777777" w:rsidR="00A1B2C3" w:rsidRDefault="00A1B2C3">
            <w:r w:rsidRPr="00C4D5E6">
              <w:rPr>
                <w:rFonts w:ascii="Times New Roman" w:hAnsi="Times New Roman" w:eastAsia="宋体"/>
                <w:sz w:val="24"/>
                <w:szCs w:val="24"/>
              </w:rPr>
              <w:t xml:space="preserve">5</w:t>
            </w:r>
          </w:p>
        </w:tc>
        <w:tc>
          <w:tcPr>
            <w:tcW w:w="900" w:type="dxa"/>
          </w:tcPr>
          <w:p w14:paraId="1A2B3CC2" w14:textId="77777777" w:rsidR="00A1B2C3" w:rsidRDefault="00A1B2C3">
            <w:r w:rsidRPr="00C4D5E6">
              <w:rPr>
                <w:rFonts w:ascii="Times New Roman" w:hAnsi="Times New Roman" w:eastAsia="宋体"/>
                <w:sz w:val="24"/>
                <w:szCs w:val="24"/>
              </w:rPr>
              <w:t xml:space="preserve">3</w:t>
            </w:r>
          </w:p>
        </w:tc>
        <w:tc>
          <w:tcPr>
            <w:tcW w:w="900" w:type="dxa"/>
          </w:tcPr>
          <w:p w14:paraId="1A2B3CC3" w14:textId="77777777" w:rsidR="00A1B2C3" w:rsidRDefault="00A1B2C3">
            <w:r w:rsidRPr="00C4D5E6">
              <w:rPr>
                <w:rFonts w:ascii="Times New Roman" w:hAnsi="Times New Roman" w:eastAsia="宋体"/>
                <w:sz w:val="24"/>
                <w:szCs w:val="24"/>
              </w:rPr>
              <w:t xml:space="preserve">2</w:t>
            </w:r>
          </w:p>
        </w:tc>
        <w:tc>
          <w:tcPr>
            <w:tcW w:w="900" w:type="dxa"/>
          </w:tcPr>
          <w:p w14:paraId="1A2B3CC4" w14:textId="77777777" w:rsidR="00A1B2C3" w:rsidRDefault="00A1B2C3"/>
        </w:tc>
      </w:tr>
      <w:tr>
        <w:tc>
          <w:tcPr>
            <w:tcW w:w="900" w:type="dxa"/>
          </w:tcPr>
          <w:p w14:paraId="1A2B3CC5" w14:textId="77777777" w:rsidR="00A1B2C3" w:rsidRDefault="00A1B2C3">
            <w:r w:rsidRPr="00C4D5E6">
              <w:rPr>
                <w:rFonts w:ascii="Times New Roman" w:hAnsi="Times New Roman" w:eastAsia="宋体"/>
                <w:sz w:val="24"/>
                <w:szCs w:val="24"/>
              </w:rPr>
              <w:t xml:space="preserve">T stage</w:t>
            </w:r>
          </w:p>
        </w:tc>
        <w:tc>
          <w:tcPr>
            <w:tcW w:w="900" w:type="dxa"/>
          </w:tcPr>
          <w:p w14:paraId="1A2B3CC6" w14:textId="77777777" w:rsidR="00A1B2C3" w:rsidRDefault="00A1B2C3">
            <w:r w:rsidRPr="00C4D5E6">
              <w:rPr>
                <w:rFonts w:ascii="Times New Roman" w:hAnsi="Times New Roman" w:eastAsia="宋体"/>
                <w:sz w:val="24"/>
                <w:szCs w:val="24"/>
              </w:rPr>
              <w:t xml:space="preserve">T4a</w:t>
            </w:r>
          </w:p>
        </w:tc>
        <w:tc>
          <w:tcPr>
            <w:tcW w:w="900" w:type="dxa"/>
          </w:tcPr>
          <w:p w14:paraId="1A2B3CC7" w14:textId="77777777" w:rsidR="00A1B2C3" w:rsidRDefault="00A1B2C3">
            <w:r w:rsidRPr="00C4D5E6">
              <w:rPr>
                <w:rFonts w:ascii="Times New Roman" w:hAnsi="Times New Roman" w:eastAsia="宋体"/>
                <w:sz w:val="24"/>
                <w:szCs w:val="24"/>
              </w:rPr>
              <w:t xml:space="preserve">55</w:t>
            </w:r>
          </w:p>
        </w:tc>
        <w:tc>
          <w:tcPr>
            <w:tcW w:w="900" w:type="dxa"/>
          </w:tcPr>
          <w:p w14:paraId="1A2B3CC8" w14:textId="77777777" w:rsidR="00A1B2C3" w:rsidRDefault="00A1B2C3">
            <w:r w:rsidRPr="00C4D5E6">
              <w:rPr>
                <w:rFonts w:ascii="Times New Roman" w:hAnsi="Times New Roman" w:eastAsia="宋体"/>
                <w:sz w:val="24"/>
                <w:szCs w:val="24"/>
              </w:rPr>
              <w:t xml:space="preserve">21</w:t>
            </w:r>
          </w:p>
        </w:tc>
        <w:tc>
          <w:tcPr>
            <w:tcW w:w="900" w:type="dxa"/>
          </w:tcPr>
          <w:p w14:paraId="1A2B3CC9" w14:textId="77777777" w:rsidR="00A1B2C3" w:rsidRDefault="00A1B2C3">
            <w:r w:rsidRPr="00C4D5E6">
              <w:rPr>
                <w:rFonts w:ascii="Times New Roman" w:hAnsi="Times New Roman" w:eastAsia="宋体"/>
                <w:sz w:val="24"/>
                <w:szCs w:val="24"/>
              </w:rPr>
              <w:t xml:space="preserve">34</w:t>
            </w:r>
          </w:p>
        </w:tc>
        <w:tc>
          <w:tcPr>
            <w:tcW w:w="900" w:type="dxa"/>
          </w:tcPr>
          <w:p w14:paraId="1A2B3CCA" w14:textId="77777777" w:rsidR="00A1B2C3" w:rsidRDefault="00A1B2C3">
            <w:r w:rsidRPr="00C4D5E6">
              <w:rPr>
                <w:rFonts w:ascii="Times New Roman" w:hAnsi="Times New Roman" w:eastAsia="宋体"/>
                <w:sz w:val="24"/>
                <w:szCs w:val="24"/>
              </w:rPr>
              <w:t xml:space="preserve">0.063</w:t>
            </w:r>
          </w:p>
        </w:tc>
        <w:tc>
          <w:tcPr>
            <w:tcW w:w="900" w:type="dxa"/>
          </w:tcPr>
          <w:p w14:paraId="1A2B3CCB" w14:textId="77777777" w:rsidR="00A1B2C3" w:rsidRDefault="00A1B2C3">
            <w:r w:rsidRPr="00C4D5E6">
              <w:rPr>
                <w:rFonts w:ascii="Times New Roman" w:hAnsi="Times New Roman" w:eastAsia="宋体"/>
                <w:sz w:val="24"/>
                <w:szCs w:val="24"/>
              </w:rPr>
              <w:t xml:space="preserve">28</w:t>
            </w:r>
          </w:p>
        </w:tc>
        <w:tc>
          <w:tcPr>
            <w:tcW w:w="900" w:type="dxa"/>
          </w:tcPr>
          <w:p w14:paraId="1A2B3CCC" w14:textId="77777777" w:rsidR="00A1B2C3" w:rsidRDefault="00A1B2C3">
            <w:r w:rsidRPr="00C4D5E6">
              <w:rPr>
                <w:rFonts w:ascii="Times New Roman" w:hAnsi="Times New Roman" w:eastAsia="宋体"/>
                <w:sz w:val="24"/>
                <w:szCs w:val="24"/>
              </w:rPr>
              <w:t xml:space="preserve">14</w:t>
            </w:r>
          </w:p>
        </w:tc>
        <w:tc>
          <w:tcPr>
            <w:tcW w:w="900" w:type="dxa"/>
          </w:tcPr>
          <w:p w14:paraId="1A2B3CCD" w14:textId="77777777" w:rsidR="00A1B2C3" w:rsidRDefault="00A1B2C3">
            <w:r w:rsidRPr="00C4D5E6">
              <w:rPr>
                <w:rFonts w:ascii="Times New Roman" w:hAnsi="Times New Roman" w:eastAsia="宋体"/>
                <w:sz w:val="24"/>
                <w:szCs w:val="24"/>
              </w:rPr>
              <w:t xml:space="preserve">14</w:t>
            </w:r>
          </w:p>
        </w:tc>
        <w:tc>
          <w:tcPr>
            <w:tcW w:w="900" w:type="dxa"/>
          </w:tcPr>
          <w:p w14:paraId="1A2B3CCE" w14:textId="77777777" w:rsidR="00A1B2C3" w:rsidRDefault="00A1B2C3">
            <w:r w:rsidRPr="00C4D5E6">
              <w:rPr>
                <w:rFonts w:ascii="Times New Roman" w:hAnsi="Times New Roman" w:eastAsia="宋体"/>
                <w:sz w:val="24"/>
                <w:szCs w:val="24"/>
              </w:rPr>
              <w:t xml:space="preserve">1.000</w:t>
            </w:r>
          </w:p>
        </w:tc>
      </w:tr>
      <w:tr>
        <w:tc>
          <w:tcPr>
            <w:tcW w:w="900" w:type="dxa"/>
          </w:tcPr>
          <w:p w14:paraId="1A2B3CCF" w14:textId="77777777" w:rsidR="00A1B2C3" w:rsidRDefault="00A1B2C3"/>
        </w:tc>
        <w:tc>
          <w:tcPr>
            <w:tcW w:w="900" w:type="dxa"/>
          </w:tcPr>
          <w:p w14:paraId="1A2B3CD0" w14:textId="77777777" w:rsidR="00A1B2C3" w:rsidRDefault="00A1B2C3">
            <w:r w:rsidRPr="00C4D5E6">
              <w:rPr>
                <w:rFonts w:ascii="Times New Roman" w:hAnsi="Times New Roman" w:eastAsia="宋体"/>
                <w:sz w:val="24"/>
                <w:szCs w:val="24"/>
              </w:rPr>
              <w:t xml:space="preserve">T4b</w:t>
            </w:r>
          </w:p>
        </w:tc>
        <w:tc>
          <w:tcPr>
            <w:tcW w:w="900" w:type="dxa"/>
          </w:tcPr>
          <w:p w14:paraId="1A2B3CD1" w14:textId="77777777" w:rsidR="00A1B2C3" w:rsidRDefault="00A1B2C3">
            <w:r w:rsidRPr="00C4D5E6">
              <w:rPr>
                <w:rFonts w:ascii="Times New Roman" w:hAnsi="Times New Roman" w:eastAsia="宋体"/>
                <w:sz w:val="24"/>
                <w:szCs w:val="24"/>
              </w:rPr>
              <w:t xml:space="preserve">51</w:t>
            </w:r>
          </w:p>
        </w:tc>
        <w:tc>
          <w:tcPr>
            <w:tcW w:w="900" w:type="dxa"/>
          </w:tcPr>
          <w:p w14:paraId="1A2B3CD2" w14:textId="77777777" w:rsidR="00A1B2C3" w:rsidRDefault="00A1B2C3">
            <w:r w:rsidRPr="00C4D5E6">
              <w:rPr>
                <w:rFonts w:ascii="Times New Roman" w:hAnsi="Times New Roman" w:eastAsia="宋体"/>
                <w:sz w:val="24"/>
                <w:szCs w:val="24"/>
              </w:rPr>
              <w:t xml:space="preserve">11</w:t>
            </w:r>
          </w:p>
        </w:tc>
        <w:tc>
          <w:tcPr>
            <w:tcW w:w="900" w:type="dxa"/>
          </w:tcPr>
          <w:p w14:paraId="1A2B3CD3" w14:textId="77777777" w:rsidR="00A1B2C3" w:rsidRDefault="00A1B2C3">
            <w:r w:rsidRPr="00C4D5E6">
              <w:rPr>
                <w:rFonts w:ascii="Times New Roman" w:hAnsi="Times New Roman" w:eastAsia="宋体"/>
                <w:sz w:val="24"/>
                <w:szCs w:val="24"/>
              </w:rPr>
              <w:t xml:space="preserve">40</w:t>
            </w:r>
          </w:p>
        </w:tc>
        <w:tc>
          <w:tcPr>
            <w:tcW w:w="900" w:type="dxa"/>
          </w:tcPr>
          <w:p w14:paraId="1A2B3CD4" w14:textId="77777777" w:rsidR="00A1B2C3" w:rsidRDefault="00A1B2C3"/>
        </w:tc>
        <w:tc>
          <w:tcPr>
            <w:tcW w:w="900" w:type="dxa"/>
          </w:tcPr>
          <w:p w14:paraId="1A2B3CD5" w14:textId="77777777" w:rsidR="00A1B2C3" w:rsidRDefault="00A1B2C3">
            <w:r w:rsidRPr="00C4D5E6">
              <w:rPr>
                <w:rFonts w:ascii="Times New Roman" w:hAnsi="Times New Roman" w:eastAsia="宋体"/>
                <w:sz w:val="24"/>
                <w:szCs w:val="24"/>
              </w:rPr>
              <w:t xml:space="preserve">22</w:t>
            </w:r>
          </w:p>
        </w:tc>
        <w:tc>
          <w:tcPr>
            <w:tcW w:w="900" w:type="dxa"/>
          </w:tcPr>
          <w:p w14:paraId="1A2B3CD6" w14:textId="77777777" w:rsidR="00A1B2C3" w:rsidRDefault="00A1B2C3">
            <w:r w:rsidRPr="00C4D5E6">
              <w:rPr>
                <w:rFonts w:ascii="Times New Roman" w:hAnsi="Times New Roman" w:eastAsia="宋体"/>
                <w:sz w:val="24"/>
                <w:szCs w:val="24"/>
              </w:rPr>
              <w:t xml:space="preserve">11</w:t>
            </w:r>
          </w:p>
        </w:tc>
        <w:tc>
          <w:tcPr>
            <w:tcW w:w="900" w:type="dxa"/>
          </w:tcPr>
          <w:p w14:paraId="1A2B3CD7" w14:textId="77777777" w:rsidR="00A1B2C3" w:rsidRDefault="00A1B2C3">
            <w:r w:rsidRPr="00C4D5E6">
              <w:rPr>
                <w:rFonts w:ascii="Times New Roman" w:hAnsi="Times New Roman" w:eastAsia="宋体"/>
                <w:sz w:val="24"/>
                <w:szCs w:val="24"/>
              </w:rPr>
              <w:t xml:space="preserve">11</w:t>
            </w:r>
          </w:p>
        </w:tc>
        <w:tc>
          <w:tcPr>
            <w:tcW w:w="900" w:type="dxa"/>
          </w:tcPr>
          <w:p w14:paraId="1A2B3CD8" w14:textId="77777777" w:rsidR="00A1B2C3" w:rsidRDefault="00A1B2C3"/>
        </w:tc>
      </w:tr>
      <w:tr>
        <w:tc>
          <w:tcPr>
            <w:tcW w:w="900" w:type="dxa"/>
          </w:tcPr>
          <w:p w14:paraId="1A2B3CD9" w14:textId="77777777" w:rsidR="00A1B2C3" w:rsidRDefault="00A1B2C3">
            <w:r w:rsidRPr="00C4D5E6">
              <w:rPr>
                <w:rFonts w:ascii="Times New Roman" w:hAnsi="Times New Roman" w:eastAsia="宋体"/>
                <w:sz w:val="24"/>
                <w:szCs w:val="24"/>
              </w:rPr>
              <w:t xml:space="preserve">N stage</w:t>
            </w:r>
          </w:p>
        </w:tc>
        <w:tc>
          <w:tcPr>
            <w:tcW w:w="900" w:type="dxa"/>
          </w:tcPr>
          <w:p w14:paraId="1A2B3CDA" w14:textId="77777777" w:rsidR="00A1B2C3" w:rsidRDefault="00A1B2C3">
            <w:r w:rsidRPr="00C4D5E6">
              <w:rPr>
                <w:rFonts w:ascii="Times New Roman" w:hAnsi="Times New Roman" w:eastAsia="宋体"/>
                <w:sz w:val="24"/>
                <w:szCs w:val="24"/>
              </w:rPr>
              <w:t xml:space="preserve">N0</w:t>
            </w:r>
          </w:p>
        </w:tc>
        <w:tc>
          <w:tcPr>
            <w:tcW w:w="900" w:type="dxa"/>
          </w:tcPr>
          <w:p w14:paraId="1A2B3CDB" w14:textId="77777777" w:rsidR="00A1B2C3" w:rsidRDefault="00A1B2C3">
            <w:r w:rsidRPr="00C4D5E6">
              <w:rPr>
                <w:rFonts w:ascii="Times New Roman" w:hAnsi="Times New Roman" w:eastAsia="宋体"/>
                <w:sz w:val="24"/>
                <w:szCs w:val="24"/>
              </w:rPr>
              <w:t xml:space="preserve">15</w:t>
            </w:r>
          </w:p>
        </w:tc>
        <w:tc>
          <w:tcPr>
            <w:tcW w:w="900" w:type="dxa"/>
          </w:tcPr>
          <w:p w14:paraId="1A2B3CDC" w14:textId="77777777" w:rsidR="00A1B2C3" w:rsidRDefault="00A1B2C3">
            <w:r w:rsidRPr="00C4D5E6">
              <w:rPr>
                <w:rFonts w:ascii="Times New Roman" w:hAnsi="Times New Roman" w:eastAsia="宋体"/>
                <w:sz w:val="24"/>
                <w:szCs w:val="24"/>
              </w:rPr>
              <w:t xml:space="preserve">3</w:t>
            </w:r>
          </w:p>
        </w:tc>
        <w:tc>
          <w:tcPr>
            <w:tcW w:w="900" w:type="dxa"/>
          </w:tcPr>
          <w:p w14:paraId="1A2B3CDD" w14:textId="77777777" w:rsidR="00A1B2C3" w:rsidRDefault="00A1B2C3">
            <w:r w:rsidRPr="00C4D5E6">
              <w:rPr>
                <w:rFonts w:ascii="Times New Roman" w:hAnsi="Times New Roman" w:eastAsia="宋体"/>
                <w:sz w:val="24"/>
                <w:szCs w:val="24"/>
              </w:rPr>
              <w:t xml:space="preserve">12</w:t>
            </w:r>
          </w:p>
        </w:tc>
        <w:tc>
          <w:tcPr>
            <w:tcW w:w="900" w:type="dxa"/>
          </w:tcPr>
          <w:p w14:paraId="1A2B3CDE" w14:textId="77777777" w:rsidR="00A1B2C3" w:rsidRDefault="00A1B2C3">
            <w:r w:rsidRPr="00C4D5E6">
              <w:rPr>
                <w:rFonts w:ascii="Times New Roman" w:hAnsi="Times New Roman" w:eastAsia="宋体"/>
                <w:sz w:val="24"/>
                <w:szCs w:val="24"/>
              </w:rPr>
              <w:t xml:space="preserve">0.423</w:t>
            </w:r>
          </w:p>
        </w:tc>
        <w:tc>
          <w:tcPr>
            <w:tcW w:w="900" w:type="dxa"/>
          </w:tcPr>
          <w:p w14:paraId="1A2B3CDF" w14:textId="77777777" w:rsidR="00A1B2C3" w:rsidRDefault="00A1B2C3">
            <w:r w:rsidRPr="00C4D5E6">
              <w:rPr>
                <w:rFonts w:ascii="Times New Roman" w:hAnsi="Times New Roman" w:eastAsia="宋体"/>
                <w:sz w:val="24"/>
                <w:szCs w:val="24"/>
              </w:rPr>
              <w:t xml:space="preserve">4</w:t>
            </w:r>
          </w:p>
        </w:tc>
        <w:tc>
          <w:tcPr>
            <w:tcW w:w="900" w:type="dxa"/>
          </w:tcPr>
          <w:p w14:paraId="1A2B3CE0" w14:textId="77777777" w:rsidR="00A1B2C3" w:rsidRDefault="00A1B2C3">
            <w:r w:rsidRPr="00C4D5E6">
              <w:rPr>
                <w:rFonts w:ascii="Times New Roman" w:hAnsi="Times New Roman" w:eastAsia="宋体"/>
                <w:sz w:val="24"/>
                <w:szCs w:val="24"/>
              </w:rPr>
              <w:t xml:space="preserve">0</w:t>
            </w:r>
          </w:p>
        </w:tc>
        <w:tc>
          <w:tcPr>
            <w:tcW w:w="900" w:type="dxa"/>
          </w:tcPr>
          <w:p w14:paraId="1A2B3CE1" w14:textId="77777777" w:rsidR="00A1B2C3" w:rsidRDefault="00A1B2C3">
            <w:r w:rsidRPr="00C4D5E6">
              <w:rPr>
                <w:rFonts w:ascii="Times New Roman" w:hAnsi="Times New Roman" w:eastAsia="宋体"/>
                <w:sz w:val="24"/>
                <w:szCs w:val="24"/>
              </w:rPr>
              <w:t xml:space="preserve">4</w:t>
            </w:r>
          </w:p>
        </w:tc>
        <w:tc>
          <w:tcPr>
            <w:tcW w:w="900" w:type="dxa"/>
          </w:tcPr>
          <w:p w14:paraId="1A2B3CE2" w14:textId="77777777" w:rsidR="00A1B2C3" w:rsidRDefault="00A1B2C3">
            <w:r w:rsidRPr="00C4D5E6">
              <w:rPr>
                <w:rFonts w:ascii="Times New Roman" w:hAnsi="Times New Roman" w:eastAsia="宋体"/>
                <w:sz w:val="24"/>
                <w:szCs w:val="24"/>
              </w:rPr>
              <w:t xml:space="preserve">0.210</w:t>
            </w:r>
          </w:p>
        </w:tc>
      </w:tr>
      <w:tr>
        <w:tc>
          <w:tcPr>
            <w:tcW w:w="900" w:type="dxa"/>
          </w:tcPr>
          <w:p w14:paraId="1A2B3CE3" w14:textId="77777777" w:rsidR="00A1B2C3" w:rsidRDefault="00A1B2C3"/>
        </w:tc>
        <w:tc>
          <w:tcPr>
            <w:tcW w:w="900" w:type="dxa"/>
          </w:tcPr>
          <w:p w14:paraId="1A2B3CE4" w14:textId="77777777" w:rsidR="00A1B2C3" w:rsidRDefault="00A1B2C3">
            <w:r w:rsidRPr="00C4D5E6">
              <w:rPr>
                <w:rFonts w:ascii="Times New Roman" w:hAnsi="Times New Roman" w:eastAsia="宋体"/>
                <w:sz w:val="24"/>
                <w:szCs w:val="24"/>
              </w:rPr>
              <w:t xml:space="preserve">N1</w:t>
            </w:r>
          </w:p>
        </w:tc>
        <w:tc>
          <w:tcPr>
            <w:tcW w:w="900" w:type="dxa"/>
          </w:tcPr>
          <w:p w14:paraId="1A2B3CE5" w14:textId="77777777" w:rsidR="00A1B2C3" w:rsidRDefault="00A1B2C3">
            <w:r w:rsidRPr="00C4D5E6">
              <w:rPr>
                <w:rFonts w:ascii="Times New Roman" w:hAnsi="Times New Roman" w:eastAsia="宋体"/>
                <w:sz w:val="24"/>
                <w:szCs w:val="24"/>
              </w:rPr>
              <w:t xml:space="preserve">43</w:t>
            </w:r>
          </w:p>
        </w:tc>
        <w:tc>
          <w:tcPr>
            <w:tcW w:w="900" w:type="dxa"/>
          </w:tcPr>
          <w:p w14:paraId="1A2B3CE6" w14:textId="77777777" w:rsidR="00A1B2C3" w:rsidRDefault="00A1B2C3">
            <w:r w:rsidRPr="00C4D5E6">
              <w:rPr>
                <w:rFonts w:ascii="Times New Roman" w:hAnsi="Times New Roman" w:eastAsia="宋体"/>
                <w:sz w:val="24"/>
                <w:szCs w:val="24"/>
              </w:rPr>
              <w:t xml:space="preserve">13</w:t>
            </w:r>
          </w:p>
        </w:tc>
        <w:tc>
          <w:tcPr>
            <w:tcW w:w="900" w:type="dxa"/>
          </w:tcPr>
          <w:p w14:paraId="1A2B3CE7" w14:textId="77777777" w:rsidR="00A1B2C3" w:rsidRDefault="00A1B2C3">
            <w:r w:rsidRPr="00C4D5E6">
              <w:rPr>
                <w:rFonts w:ascii="Times New Roman" w:hAnsi="Times New Roman" w:eastAsia="宋体"/>
                <w:sz w:val="24"/>
                <w:szCs w:val="24"/>
              </w:rPr>
              <w:t xml:space="preserve">30</w:t>
            </w:r>
          </w:p>
        </w:tc>
        <w:tc>
          <w:tcPr>
            <w:tcW w:w="900" w:type="dxa"/>
          </w:tcPr>
          <w:p w14:paraId="1A2B3CE8" w14:textId="77777777" w:rsidR="00A1B2C3" w:rsidRDefault="00A1B2C3"/>
        </w:tc>
        <w:tc>
          <w:tcPr>
            <w:tcW w:w="900" w:type="dxa"/>
          </w:tcPr>
          <w:p w14:paraId="1A2B3CE9" w14:textId="77777777" w:rsidR="00A1B2C3" w:rsidRDefault="00A1B2C3">
            <w:r w:rsidRPr="00C4D5E6">
              <w:rPr>
                <w:rFonts w:ascii="Times New Roman" w:hAnsi="Times New Roman" w:eastAsia="宋体"/>
                <w:sz w:val="24"/>
                <w:szCs w:val="24"/>
              </w:rPr>
              <w:t xml:space="preserve">21</w:t>
            </w:r>
          </w:p>
        </w:tc>
        <w:tc>
          <w:tcPr>
            <w:tcW w:w="900" w:type="dxa"/>
          </w:tcPr>
          <w:p w14:paraId="1A2B3CEA" w14:textId="77777777" w:rsidR="00A1B2C3" w:rsidRDefault="00A1B2C3">
            <w:r w:rsidRPr="00C4D5E6">
              <w:rPr>
                <w:rFonts w:ascii="Times New Roman" w:hAnsi="Times New Roman" w:eastAsia="宋体"/>
                <w:sz w:val="24"/>
                <w:szCs w:val="24"/>
              </w:rPr>
              <w:t xml:space="preserve">11</w:t>
            </w:r>
          </w:p>
        </w:tc>
        <w:tc>
          <w:tcPr>
            <w:tcW w:w="900" w:type="dxa"/>
          </w:tcPr>
          <w:p w14:paraId="1A2B3CEB" w14:textId="77777777" w:rsidR="00A1B2C3" w:rsidRDefault="00A1B2C3">
            <w:r w:rsidRPr="00C4D5E6">
              <w:rPr>
                <w:rFonts w:ascii="Times New Roman" w:hAnsi="Times New Roman" w:eastAsia="宋体"/>
                <w:sz w:val="24"/>
                <w:szCs w:val="24"/>
              </w:rPr>
              <w:t xml:space="preserve">10</w:t>
            </w:r>
          </w:p>
        </w:tc>
        <w:tc>
          <w:tcPr>
            <w:tcW w:w="900" w:type="dxa"/>
          </w:tcPr>
          <w:p w14:paraId="1A2B3CEC" w14:textId="77777777" w:rsidR="00A1B2C3" w:rsidRDefault="00A1B2C3"/>
        </w:tc>
      </w:tr>
      <w:tr>
        <w:tc>
          <w:tcPr>
            <w:tcW w:w="900" w:type="dxa"/>
          </w:tcPr>
          <w:p w14:paraId="1A2B3CED" w14:textId="77777777" w:rsidR="00A1B2C3" w:rsidRDefault="00A1B2C3"/>
        </w:tc>
        <w:tc>
          <w:tcPr>
            <w:tcW w:w="900" w:type="dxa"/>
          </w:tcPr>
          <w:p w14:paraId="1A2B3CEE" w14:textId="77777777" w:rsidR="00A1B2C3" w:rsidRDefault="00A1B2C3">
            <w:r w:rsidRPr="00C4D5E6">
              <w:rPr>
                <w:rFonts w:ascii="Times New Roman" w:hAnsi="Times New Roman" w:eastAsia="宋体"/>
                <w:sz w:val="24"/>
                <w:szCs w:val="24"/>
              </w:rPr>
              <w:t xml:space="preserve">N2</w:t>
            </w:r>
          </w:p>
        </w:tc>
        <w:tc>
          <w:tcPr>
            <w:tcW w:w="900" w:type="dxa"/>
          </w:tcPr>
          <w:p w14:paraId="1A2B3CEF" w14:textId="77777777" w:rsidR="00A1B2C3" w:rsidRDefault="00A1B2C3">
            <w:r w:rsidRPr="00C4D5E6">
              <w:rPr>
                <w:rFonts w:ascii="Times New Roman" w:hAnsi="Times New Roman" w:eastAsia="宋体"/>
                <w:sz w:val="24"/>
                <w:szCs w:val="24"/>
              </w:rPr>
              <w:t xml:space="preserve">33</w:t>
            </w:r>
          </w:p>
        </w:tc>
        <w:tc>
          <w:tcPr>
            <w:tcW w:w="900" w:type="dxa"/>
          </w:tcPr>
          <w:p w14:paraId="1A2B3CF0" w14:textId="77777777" w:rsidR="00A1B2C3" w:rsidRDefault="00A1B2C3">
            <w:r w:rsidRPr="00C4D5E6">
              <w:rPr>
                <w:rFonts w:ascii="Times New Roman" w:hAnsi="Times New Roman" w:eastAsia="宋体"/>
                <w:sz w:val="24"/>
                <w:szCs w:val="24"/>
              </w:rPr>
              <w:t xml:space="preserve">13</w:t>
            </w:r>
          </w:p>
        </w:tc>
        <w:tc>
          <w:tcPr>
            <w:tcW w:w="900" w:type="dxa"/>
          </w:tcPr>
          <w:p w14:paraId="1A2B3CF1" w14:textId="77777777" w:rsidR="00A1B2C3" w:rsidRDefault="00A1B2C3">
            <w:r w:rsidRPr="00C4D5E6">
              <w:rPr>
                <w:rFonts w:ascii="Times New Roman" w:hAnsi="Times New Roman" w:eastAsia="宋体"/>
                <w:sz w:val="24"/>
                <w:szCs w:val="24"/>
              </w:rPr>
              <w:t xml:space="preserve">20</w:t>
            </w:r>
          </w:p>
        </w:tc>
        <w:tc>
          <w:tcPr>
            <w:tcW w:w="900" w:type="dxa"/>
          </w:tcPr>
          <w:p w14:paraId="1A2B3CF2" w14:textId="77777777" w:rsidR="00A1B2C3" w:rsidRDefault="00A1B2C3"/>
        </w:tc>
        <w:tc>
          <w:tcPr>
            <w:tcW w:w="900" w:type="dxa"/>
          </w:tcPr>
          <w:p w14:paraId="1A2B3CF3" w14:textId="77777777" w:rsidR="00A1B2C3" w:rsidRDefault="00A1B2C3">
            <w:r w:rsidRPr="00C4D5E6">
              <w:rPr>
                <w:rFonts w:ascii="Times New Roman" w:hAnsi="Times New Roman" w:eastAsia="宋体"/>
                <w:sz w:val="24"/>
                <w:szCs w:val="24"/>
              </w:rPr>
              <w:t xml:space="preserve">19</w:t>
            </w:r>
          </w:p>
        </w:tc>
        <w:tc>
          <w:tcPr>
            <w:tcW w:w="900" w:type="dxa"/>
          </w:tcPr>
          <w:p w14:paraId="1A2B3CF4" w14:textId="77777777" w:rsidR="00A1B2C3" w:rsidRDefault="00A1B2C3">
            <w:r w:rsidRPr="00C4D5E6">
              <w:rPr>
                <w:rFonts w:ascii="Times New Roman" w:hAnsi="Times New Roman" w:eastAsia="宋体"/>
                <w:sz w:val="24"/>
                <w:szCs w:val="24"/>
              </w:rPr>
              <w:t xml:space="preserve">11</w:t>
            </w:r>
          </w:p>
        </w:tc>
        <w:tc>
          <w:tcPr>
            <w:tcW w:w="900" w:type="dxa"/>
          </w:tcPr>
          <w:p w14:paraId="1A2B3CF5" w14:textId="77777777" w:rsidR="00A1B2C3" w:rsidRDefault="00A1B2C3">
            <w:r w:rsidRPr="00C4D5E6">
              <w:rPr>
                <w:rFonts w:ascii="Times New Roman" w:hAnsi="Times New Roman" w:eastAsia="宋体"/>
                <w:sz w:val="24"/>
                <w:szCs w:val="24"/>
              </w:rPr>
              <w:t xml:space="preserve">8</w:t>
            </w:r>
          </w:p>
        </w:tc>
        <w:tc>
          <w:tcPr>
            <w:tcW w:w="900" w:type="dxa"/>
          </w:tcPr>
          <w:p w14:paraId="1A2B3CF6" w14:textId="77777777" w:rsidR="00A1B2C3" w:rsidRDefault="00A1B2C3"/>
        </w:tc>
      </w:tr>
      <w:tr>
        <w:tc>
          <w:tcPr>
            <w:tcW w:w="900" w:type="dxa"/>
          </w:tcPr>
          <w:p w14:paraId="1A2B3CF7" w14:textId="77777777" w:rsidR="00A1B2C3" w:rsidRDefault="00A1B2C3"/>
        </w:tc>
        <w:tc>
          <w:tcPr>
            <w:tcW w:w="900" w:type="dxa"/>
          </w:tcPr>
          <w:p w14:paraId="1A2B3CF8" w14:textId="77777777" w:rsidR="00A1B2C3" w:rsidRDefault="00A1B2C3">
            <w:r w:rsidRPr="00C4D5E6">
              <w:rPr>
                <w:rFonts w:ascii="Times New Roman" w:hAnsi="Times New Roman" w:eastAsia="宋体"/>
                <w:sz w:val="24"/>
                <w:szCs w:val="24"/>
              </w:rPr>
              <w:t xml:space="preserve">N3</w:t>
            </w:r>
          </w:p>
        </w:tc>
        <w:tc>
          <w:tcPr>
            <w:tcW w:w="900" w:type="dxa"/>
          </w:tcPr>
          <w:p w14:paraId="1A2B3CF9" w14:textId="77777777" w:rsidR="00A1B2C3" w:rsidRDefault="00A1B2C3">
            <w:r w:rsidRPr="00C4D5E6">
              <w:rPr>
                <w:rFonts w:ascii="Times New Roman" w:hAnsi="Times New Roman" w:eastAsia="宋体"/>
                <w:sz w:val="24"/>
                <w:szCs w:val="24"/>
              </w:rPr>
              <w:t xml:space="preserve">15</w:t>
            </w:r>
          </w:p>
        </w:tc>
        <w:tc>
          <w:tcPr>
            <w:tcW w:w="900" w:type="dxa"/>
          </w:tcPr>
          <w:p w14:paraId="1A2B3CFA" w14:textId="77777777" w:rsidR="00A1B2C3" w:rsidRDefault="00A1B2C3">
            <w:r w:rsidRPr="00C4D5E6">
              <w:rPr>
                <w:rFonts w:ascii="Times New Roman" w:hAnsi="Times New Roman" w:eastAsia="宋体"/>
                <w:sz w:val="24"/>
                <w:szCs w:val="24"/>
              </w:rPr>
              <w:t xml:space="preserve">3</w:t>
            </w:r>
          </w:p>
        </w:tc>
        <w:tc>
          <w:tcPr>
            <w:tcW w:w="900" w:type="dxa"/>
          </w:tcPr>
          <w:p w14:paraId="1A2B3CFB" w14:textId="77777777" w:rsidR="00A1B2C3" w:rsidRDefault="00A1B2C3">
            <w:r w:rsidRPr="00C4D5E6">
              <w:rPr>
                <w:rFonts w:ascii="Times New Roman" w:hAnsi="Times New Roman" w:eastAsia="宋体"/>
                <w:sz w:val="24"/>
                <w:szCs w:val="24"/>
              </w:rPr>
              <w:t xml:space="preserve">12</w:t>
            </w:r>
          </w:p>
        </w:tc>
        <w:tc>
          <w:tcPr>
            <w:tcW w:w="900" w:type="dxa"/>
          </w:tcPr>
          <w:p w14:paraId="1A2B3CFC" w14:textId="77777777" w:rsidR="00A1B2C3" w:rsidRDefault="00A1B2C3"/>
        </w:tc>
        <w:tc>
          <w:tcPr>
            <w:tcW w:w="900" w:type="dxa"/>
          </w:tcPr>
          <w:p w14:paraId="1A2B3CFD" w14:textId="77777777" w:rsidR="00A1B2C3" w:rsidRDefault="00A1B2C3">
            <w:r w:rsidRPr="00C4D5E6">
              <w:rPr>
                <w:rFonts w:ascii="Times New Roman" w:hAnsi="Times New Roman" w:eastAsia="宋体"/>
                <w:sz w:val="24"/>
                <w:szCs w:val="24"/>
              </w:rPr>
              <w:t xml:space="preserve">6</w:t>
            </w:r>
          </w:p>
        </w:tc>
        <w:tc>
          <w:tcPr>
            <w:tcW w:w="900" w:type="dxa"/>
          </w:tcPr>
          <w:p w14:paraId="1A2B3CFE" w14:textId="77777777" w:rsidR="00A1B2C3" w:rsidRDefault="00A1B2C3">
            <w:r w:rsidRPr="00C4D5E6">
              <w:rPr>
                <w:rFonts w:ascii="Times New Roman" w:hAnsi="Times New Roman" w:eastAsia="宋体"/>
                <w:sz w:val="24"/>
                <w:szCs w:val="24"/>
              </w:rPr>
              <w:t xml:space="preserve">3</w:t>
            </w:r>
          </w:p>
        </w:tc>
        <w:tc>
          <w:tcPr>
            <w:tcW w:w="900" w:type="dxa"/>
          </w:tcPr>
          <w:p w14:paraId="1A2B3CFF" w14:textId="77777777" w:rsidR="00A1B2C3" w:rsidRDefault="00A1B2C3">
            <w:r w:rsidRPr="00C4D5E6">
              <w:rPr>
                <w:rFonts w:ascii="Times New Roman" w:hAnsi="Times New Roman" w:eastAsia="宋体"/>
                <w:sz w:val="24"/>
                <w:szCs w:val="24"/>
              </w:rPr>
              <w:t xml:space="preserve">3</w:t>
            </w:r>
          </w:p>
        </w:tc>
        <w:tc>
          <w:tcPr>
            <w:tcW w:w="900" w:type="dxa"/>
          </w:tcPr>
          <w:p w14:paraId="1A2B3D00" w14:textId="77777777" w:rsidR="00A1B2C3" w:rsidRDefault="00A1B2C3"/>
        </w:tc>
      </w:tr>
      <w:tr>
        <w:tc>
          <w:tcPr>
            <w:tcW w:w="900" w:type="dxa"/>
          </w:tcPr>
          <w:p w14:paraId="1A2B3D01" w14:textId="77777777" w:rsidR="00A1B2C3" w:rsidRDefault="00A1B2C3">
            <w:r w:rsidRPr="00C4D5E6">
              <w:rPr>
                <w:rFonts w:ascii="Times New Roman" w:hAnsi="Times New Roman" w:eastAsia="宋体"/>
                <w:sz w:val="24"/>
                <w:szCs w:val="24"/>
              </w:rPr>
              <w:t xml:space="preserve">Segment</w:t>
            </w:r>
          </w:p>
        </w:tc>
        <w:tc>
          <w:tcPr>
            <w:tcW w:w="900" w:type="dxa"/>
          </w:tcPr>
          <w:p w14:paraId="1A2B3D02" w14:textId="77777777" w:rsidR="00A1B2C3" w:rsidRDefault="00A1B2C3">
            <w:r w:rsidRPr="00C4D5E6">
              <w:rPr>
                <w:rFonts w:ascii="Times New Roman" w:hAnsi="Times New Roman" w:eastAsia="宋体"/>
                <w:sz w:val="24"/>
                <w:szCs w:val="24"/>
              </w:rPr>
              <w:t xml:space="preserve">Cervical</w:t>
            </w:r>
          </w:p>
        </w:tc>
        <w:tc>
          <w:tcPr>
            <w:tcW w:w="900" w:type="dxa"/>
          </w:tcPr>
          <w:p w14:paraId="1A2B3D03" w14:textId="77777777" w:rsidR="00A1B2C3" w:rsidRDefault="00A1B2C3">
            <w:r w:rsidRPr="00C4D5E6">
              <w:rPr>
                <w:rFonts w:ascii="Times New Roman" w:hAnsi="Times New Roman" w:eastAsia="宋体"/>
                <w:sz w:val="24"/>
                <w:szCs w:val="24"/>
              </w:rPr>
              <w:t xml:space="preserve">13</w:t>
            </w:r>
          </w:p>
        </w:tc>
        <w:tc>
          <w:tcPr>
            <w:tcW w:w="900" w:type="dxa"/>
          </w:tcPr>
          <w:p w14:paraId="1A2B3D04" w14:textId="77777777" w:rsidR="00A1B2C3" w:rsidRDefault="00A1B2C3">
            <w:r w:rsidRPr="00C4D5E6">
              <w:rPr>
                <w:rFonts w:ascii="Times New Roman" w:hAnsi="Times New Roman" w:eastAsia="宋体"/>
                <w:sz w:val="24"/>
                <w:szCs w:val="24"/>
              </w:rPr>
              <w:t xml:space="preserve">1</w:t>
            </w:r>
          </w:p>
        </w:tc>
        <w:tc>
          <w:tcPr>
            <w:tcW w:w="900" w:type="dxa"/>
          </w:tcPr>
          <w:p w14:paraId="1A2B3D05" w14:textId="77777777" w:rsidR="00A1B2C3" w:rsidRDefault="00A1B2C3">
            <w:r w:rsidRPr="00C4D5E6">
              <w:rPr>
                <w:rFonts w:ascii="Times New Roman" w:hAnsi="Times New Roman" w:eastAsia="宋体"/>
                <w:sz w:val="24"/>
                <w:szCs w:val="24"/>
              </w:rPr>
              <w:t xml:space="preserve">12</w:t>
            </w:r>
          </w:p>
        </w:tc>
        <w:tc>
          <w:tcPr>
            <w:tcW w:w="900" w:type="dxa"/>
          </w:tcPr>
          <w:p w14:paraId="1A2B3D06" w14:textId="77777777" w:rsidR="00A1B2C3" w:rsidRDefault="00A1B2C3">
            <w:r w:rsidRPr="00C4D5E6">
              <w:rPr>
                <w:rFonts w:ascii="Times New Roman" w:hAnsi="Times New Roman" w:eastAsia="宋体"/>
                <w:sz w:val="24"/>
                <w:szCs w:val="24"/>
              </w:rPr>
              <w:t xml:space="preserve">&lt; 0.001</w:t>
            </w:r>
          </w:p>
        </w:tc>
        <w:tc>
          <w:tcPr>
            <w:tcW w:w="900" w:type="dxa"/>
          </w:tcPr>
          <w:p w14:paraId="1A2B3D07" w14:textId="77777777" w:rsidR="00A1B2C3" w:rsidRDefault="00A1B2C3">
            <w:r w:rsidRPr="00C4D5E6">
              <w:rPr>
                <w:rFonts w:ascii="Times New Roman" w:hAnsi="Times New Roman" w:eastAsia="宋体"/>
                <w:sz w:val="24"/>
                <w:szCs w:val="24"/>
              </w:rPr>
              <w:t xml:space="preserve">2</w:t>
            </w:r>
          </w:p>
        </w:tc>
        <w:tc>
          <w:tcPr>
            <w:tcW w:w="900" w:type="dxa"/>
          </w:tcPr>
          <w:p w14:paraId="1A2B3D08" w14:textId="77777777" w:rsidR="00A1B2C3" w:rsidRDefault="00A1B2C3">
            <w:r w:rsidRPr="00C4D5E6">
              <w:rPr>
                <w:rFonts w:ascii="Times New Roman" w:hAnsi="Times New Roman" w:eastAsia="宋体"/>
                <w:sz w:val="24"/>
                <w:szCs w:val="24"/>
              </w:rPr>
              <w:t xml:space="preserve">1</w:t>
            </w:r>
          </w:p>
        </w:tc>
        <w:tc>
          <w:tcPr>
            <w:tcW w:w="900" w:type="dxa"/>
          </w:tcPr>
          <w:p w14:paraId="1A2B3D09" w14:textId="77777777" w:rsidR="00A1B2C3" w:rsidRDefault="00A1B2C3">
            <w:r w:rsidRPr="00C4D5E6">
              <w:rPr>
                <w:rFonts w:ascii="Times New Roman" w:hAnsi="Times New Roman" w:eastAsia="宋体"/>
                <w:sz w:val="24"/>
                <w:szCs w:val="24"/>
              </w:rPr>
              <w:t xml:space="preserve">1</w:t>
            </w:r>
          </w:p>
        </w:tc>
        <w:tc>
          <w:tcPr>
            <w:tcW w:w="900" w:type="dxa"/>
          </w:tcPr>
          <w:p w14:paraId="1A2B3D0A" w14:textId="77777777" w:rsidR="00A1B2C3" w:rsidRDefault="00A1B2C3">
            <w:r w:rsidRPr="00C4D5E6">
              <w:rPr>
                <w:rFonts w:ascii="Times New Roman" w:hAnsi="Times New Roman" w:eastAsia="宋体"/>
                <w:sz w:val="24"/>
                <w:szCs w:val="24"/>
              </w:rPr>
              <w:t xml:space="preserve">1.000</w:t>
            </w:r>
          </w:p>
        </w:tc>
      </w:tr>
      <w:tr>
        <w:tc>
          <w:tcPr>
            <w:tcW w:w="900" w:type="dxa"/>
          </w:tcPr>
          <w:p w14:paraId="1A2B3D0B" w14:textId="77777777" w:rsidR="00A1B2C3" w:rsidRDefault="00A1B2C3"/>
        </w:tc>
        <w:tc>
          <w:tcPr>
            <w:tcW w:w="900" w:type="dxa"/>
          </w:tcPr>
          <w:p w14:paraId="1A2B3D0C" w14:textId="77777777" w:rsidR="00A1B2C3" w:rsidRDefault="00A1B2C3">
            <w:r w:rsidRPr="00C4D5E6">
              <w:rPr>
                <w:rFonts w:ascii="Times New Roman" w:hAnsi="Times New Roman" w:eastAsia="宋体"/>
                <w:sz w:val="24"/>
                <w:szCs w:val="24"/>
              </w:rPr>
              <w:t xml:space="preserve">Upper</w:t>
            </w:r>
          </w:p>
        </w:tc>
        <w:tc>
          <w:tcPr>
            <w:tcW w:w="900" w:type="dxa"/>
          </w:tcPr>
          <w:p w14:paraId="1A2B3D0D" w14:textId="77777777" w:rsidR="00A1B2C3" w:rsidRDefault="00A1B2C3">
            <w:r w:rsidRPr="00C4D5E6">
              <w:rPr>
                <w:rFonts w:ascii="Times New Roman" w:hAnsi="Times New Roman" w:eastAsia="宋体"/>
                <w:sz w:val="24"/>
                <w:szCs w:val="24"/>
              </w:rPr>
              <w:t xml:space="preserve">36</w:t>
            </w:r>
          </w:p>
        </w:tc>
        <w:tc>
          <w:tcPr>
            <w:tcW w:w="900" w:type="dxa"/>
          </w:tcPr>
          <w:p w14:paraId="1A2B3D0E" w14:textId="77777777" w:rsidR="00A1B2C3" w:rsidRDefault="00A1B2C3">
            <w:r w:rsidRPr="00C4D5E6">
              <w:rPr>
                <w:rFonts w:ascii="Times New Roman" w:hAnsi="Times New Roman" w:eastAsia="宋体"/>
                <w:sz w:val="24"/>
                <w:szCs w:val="24"/>
              </w:rPr>
              <w:t xml:space="preserve">5</w:t>
            </w:r>
          </w:p>
        </w:tc>
        <w:tc>
          <w:tcPr>
            <w:tcW w:w="900" w:type="dxa"/>
          </w:tcPr>
          <w:p w14:paraId="1A2B3D0F" w14:textId="77777777" w:rsidR="00A1B2C3" w:rsidRDefault="00A1B2C3">
            <w:r w:rsidRPr="00C4D5E6">
              <w:rPr>
                <w:rFonts w:ascii="Times New Roman" w:hAnsi="Times New Roman" w:eastAsia="宋体"/>
                <w:sz w:val="24"/>
                <w:szCs w:val="24"/>
              </w:rPr>
              <w:t xml:space="preserve">31</w:t>
            </w:r>
          </w:p>
        </w:tc>
        <w:tc>
          <w:tcPr>
            <w:tcW w:w="900" w:type="dxa"/>
          </w:tcPr>
          <w:p w14:paraId="1A2B3D10" w14:textId="77777777" w:rsidR="00A1B2C3" w:rsidRDefault="00A1B2C3"/>
        </w:tc>
        <w:tc>
          <w:tcPr>
            <w:tcW w:w="900" w:type="dxa"/>
          </w:tcPr>
          <w:p w14:paraId="1A2B3D11" w14:textId="77777777" w:rsidR="00A1B2C3" w:rsidRDefault="00A1B2C3">
            <w:r w:rsidRPr="00C4D5E6">
              <w:rPr>
                <w:rFonts w:ascii="Times New Roman" w:hAnsi="Times New Roman" w:eastAsia="宋体"/>
                <w:sz w:val="24"/>
                <w:szCs w:val="24"/>
              </w:rPr>
              <w:t xml:space="preserve">10</w:t>
            </w:r>
          </w:p>
        </w:tc>
        <w:tc>
          <w:tcPr>
            <w:tcW w:w="900" w:type="dxa"/>
          </w:tcPr>
          <w:p w14:paraId="1A2B3D12" w14:textId="77777777" w:rsidR="00A1B2C3" w:rsidRDefault="00A1B2C3">
            <w:r w:rsidRPr="00C4D5E6">
              <w:rPr>
                <w:rFonts w:ascii="Times New Roman" w:hAnsi="Times New Roman" w:eastAsia="宋体"/>
                <w:sz w:val="24"/>
                <w:szCs w:val="24"/>
              </w:rPr>
              <w:t xml:space="preserve">5</w:t>
            </w:r>
          </w:p>
        </w:tc>
        <w:tc>
          <w:tcPr>
            <w:tcW w:w="900" w:type="dxa"/>
          </w:tcPr>
          <w:p w14:paraId="1A2B3D13" w14:textId="77777777" w:rsidR="00A1B2C3" w:rsidRDefault="00A1B2C3">
            <w:r w:rsidRPr="00C4D5E6">
              <w:rPr>
                <w:rFonts w:ascii="Times New Roman" w:hAnsi="Times New Roman" w:eastAsia="宋体"/>
                <w:sz w:val="24"/>
                <w:szCs w:val="24"/>
              </w:rPr>
              <w:t xml:space="preserve">5</w:t>
            </w:r>
          </w:p>
        </w:tc>
        <w:tc>
          <w:tcPr>
            <w:tcW w:w="900" w:type="dxa"/>
          </w:tcPr>
          <w:p w14:paraId="1A2B3D14" w14:textId="77777777" w:rsidR="00A1B2C3" w:rsidRDefault="00A1B2C3"/>
        </w:tc>
      </w:tr>
      <w:tr>
        <w:tc>
          <w:tcPr>
            <w:tcW w:w="900" w:type="dxa"/>
          </w:tcPr>
          <w:p w14:paraId="1A2B3D15" w14:textId="77777777" w:rsidR="00A1B2C3" w:rsidRDefault="00A1B2C3"/>
        </w:tc>
        <w:tc>
          <w:tcPr>
            <w:tcW w:w="900" w:type="dxa"/>
          </w:tcPr>
          <w:p w14:paraId="1A2B3D16" w14:textId="77777777" w:rsidR="00A1B2C3" w:rsidRDefault="00A1B2C3">
            <w:r w:rsidRPr="00C4D5E6">
              <w:rPr>
                <w:rFonts w:ascii="Times New Roman" w:hAnsi="Times New Roman" w:eastAsia="宋体"/>
                <w:sz w:val="24"/>
                <w:szCs w:val="24"/>
              </w:rPr>
              <w:t xml:space="preserve">Middle</w:t>
            </w:r>
          </w:p>
        </w:tc>
        <w:tc>
          <w:tcPr>
            <w:tcW w:w="900" w:type="dxa"/>
          </w:tcPr>
          <w:p w14:paraId="1A2B3D17" w14:textId="77777777" w:rsidR="00A1B2C3" w:rsidRDefault="00A1B2C3">
            <w:r w:rsidRPr="00C4D5E6">
              <w:rPr>
                <w:rFonts w:ascii="Times New Roman" w:hAnsi="Times New Roman" w:eastAsia="宋体"/>
                <w:sz w:val="24"/>
                <w:szCs w:val="24"/>
              </w:rPr>
              <w:t xml:space="preserve">42</w:t>
            </w:r>
          </w:p>
        </w:tc>
        <w:tc>
          <w:tcPr>
            <w:tcW w:w="900" w:type="dxa"/>
          </w:tcPr>
          <w:p w14:paraId="1A2B3D18" w14:textId="77777777" w:rsidR="00A1B2C3" w:rsidRDefault="00A1B2C3">
            <w:r w:rsidRPr="00C4D5E6">
              <w:rPr>
                <w:rFonts w:ascii="Times New Roman" w:hAnsi="Times New Roman" w:eastAsia="宋体"/>
                <w:sz w:val="24"/>
                <w:szCs w:val="24"/>
              </w:rPr>
              <w:t xml:space="preserve">16</w:t>
            </w:r>
          </w:p>
        </w:tc>
        <w:tc>
          <w:tcPr>
            <w:tcW w:w="900" w:type="dxa"/>
          </w:tcPr>
          <w:p w14:paraId="1A2B3D19" w14:textId="77777777" w:rsidR="00A1B2C3" w:rsidRDefault="00A1B2C3">
            <w:r w:rsidRPr="00C4D5E6">
              <w:rPr>
                <w:rFonts w:ascii="Times New Roman" w:hAnsi="Times New Roman" w:eastAsia="宋体"/>
                <w:sz w:val="24"/>
                <w:szCs w:val="24"/>
              </w:rPr>
              <w:t xml:space="preserve">26</w:t>
            </w:r>
          </w:p>
        </w:tc>
        <w:tc>
          <w:tcPr>
            <w:tcW w:w="900" w:type="dxa"/>
          </w:tcPr>
          <w:p w14:paraId="1A2B3D1A" w14:textId="77777777" w:rsidR="00A1B2C3" w:rsidRDefault="00A1B2C3"/>
        </w:tc>
        <w:tc>
          <w:tcPr>
            <w:tcW w:w="900" w:type="dxa"/>
          </w:tcPr>
          <w:p w14:paraId="1A2B3D1B" w14:textId="77777777" w:rsidR="00A1B2C3" w:rsidRDefault="00A1B2C3">
            <w:r w:rsidRPr="00C4D5E6">
              <w:rPr>
                <w:rFonts w:ascii="Times New Roman" w:hAnsi="Times New Roman" w:eastAsia="宋体"/>
                <w:sz w:val="24"/>
                <w:szCs w:val="24"/>
              </w:rPr>
              <w:t xml:space="preserve">32</w:t>
            </w:r>
          </w:p>
        </w:tc>
        <w:tc>
          <w:tcPr>
            <w:tcW w:w="900" w:type="dxa"/>
          </w:tcPr>
          <w:p w14:paraId="1A2B3D1C" w14:textId="77777777" w:rsidR="00A1B2C3" w:rsidRDefault="00A1B2C3">
            <w:r w:rsidRPr="00C4D5E6">
              <w:rPr>
                <w:rFonts w:ascii="Times New Roman" w:hAnsi="Times New Roman" w:eastAsia="宋体"/>
                <w:sz w:val="24"/>
                <w:szCs w:val="24"/>
              </w:rPr>
              <w:t xml:space="preserve">16</w:t>
            </w:r>
          </w:p>
        </w:tc>
        <w:tc>
          <w:tcPr>
            <w:tcW w:w="900" w:type="dxa"/>
          </w:tcPr>
          <w:p w14:paraId="1A2B3D1D" w14:textId="77777777" w:rsidR="00A1B2C3" w:rsidRDefault="00A1B2C3">
            <w:r w:rsidRPr="00C4D5E6">
              <w:rPr>
                <w:rFonts w:ascii="Times New Roman" w:hAnsi="Times New Roman" w:eastAsia="宋体"/>
                <w:sz w:val="24"/>
                <w:szCs w:val="24"/>
              </w:rPr>
              <w:t xml:space="preserve">16</w:t>
            </w:r>
          </w:p>
        </w:tc>
        <w:tc>
          <w:tcPr>
            <w:tcW w:w="900" w:type="dxa"/>
          </w:tcPr>
          <w:p w14:paraId="1A2B3D1E" w14:textId="77777777" w:rsidR="00A1B2C3" w:rsidRDefault="00A1B2C3"/>
        </w:tc>
      </w:tr>
      <w:tr>
        <w:tc>
          <w:tcPr>
            <w:tcW w:w="900" w:type="dxa"/>
          </w:tcPr>
          <w:p w14:paraId="1A2B3D1F" w14:textId="77777777" w:rsidR="00A1B2C3" w:rsidRDefault="00A1B2C3"/>
        </w:tc>
        <w:tc>
          <w:tcPr>
            <w:tcW w:w="900" w:type="dxa"/>
          </w:tcPr>
          <w:p w14:paraId="1A2B3D20" w14:textId="77777777" w:rsidR="00A1B2C3" w:rsidRDefault="00A1B2C3">
            <w:r w:rsidRPr="00C4D5E6">
              <w:rPr>
                <w:rFonts w:ascii="Times New Roman" w:hAnsi="Times New Roman" w:eastAsia="宋体"/>
                <w:sz w:val="24"/>
                <w:szCs w:val="24"/>
              </w:rPr>
              <w:t xml:space="preserve">Lower</w:t>
            </w:r>
          </w:p>
        </w:tc>
        <w:tc>
          <w:tcPr>
            <w:tcW w:w="900" w:type="dxa"/>
          </w:tcPr>
          <w:p w14:paraId="1A2B3D21" w14:textId="77777777" w:rsidR="00A1B2C3" w:rsidRDefault="00A1B2C3">
            <w:r w:rsidRPr="00C4D5E6">
              <w:rPr>
                <w:rFonts w:ascii="Times New Roman" w:hAnsi="Times New Roman" w:eastAsia="宋体"/>
                <w:sz w:val="24"/>
                <w:szCs w:val="24"/>
              </w:rPr>
              <w:t xml:space="preserve">14</w:t>
            </w:r>
          </w:p>
        </w:tc>
        <w:tc>
          <w:tcPr>
            <w:tcW w:w="900" w:type="dxa"/>
          </w:tcPr>
          <w:p w14:paraId="1A2B3D22" w14:textId="77777777" w:rsidR="00A1B2C3" w:rsidRDefault="00A1B2C3">
            <w:r w:rsidRPr="00C4D5E6">
              <w:rPr>
                <w:rFonts w:ascii="Times New Roman" w:hAnsi="Times New Roman" w:eastAsia="宋体"/>
                <w:sz w:val="24"/>
                <w:szCs w:val="24"/>
              </w:rPr>
              <w:t xml:space="preserve">10</w:t>
            </w:r>
          </w:p>
        </w:tc>
        <w:tc>
          <w:tcPr>
            <w:tcW w:w="900" w:type="dxa"/>
          </w:tcPr>
          <w:p w14:paraId="1A2B3D23" w14:textId="77777777" w:rsidR="00A1B2C3" w:rsidRDefault="00A1B2C3">
            <w:r w:rsidRPr="00C4D5E6">
              <w:rPr>
                <w:rFonts w:ascii="Times New Roman" w:hAnsi="Times New Roman" w:eastAsia="宋体"/>
                <w:sz w:val="24"/>
                <w:szCs w:val="24"/>
              </w:rPr>
              <w:t xml:space="preserve">4</w:t>
            </w:r>
          </w:p>
        </w:tc>
        <w:tc>
          <w:tcPr>
            <w:tcW w:w="900" w:type="dxa"/>
          </w:tcPr>
          <w:p w14:paraId="1A2B3D24" w14:textId="77777777" w:rsidR="00A1B2C3" w:rsidRDefault="00A1B2C3"/>
        </w:tc>
        <w:tc>
          <w:tcPr>
            <w:tcW w:w="900" w:type="dxa"/>
          </w:tcPr>
          <w:p w14:paraId="1A2B3D25" w14:textId="77777777" w:rsidR="00A1B2C3" w:rsidRDefault="00A1B2C3">
            <w:r w:rsidRPr="00C4D5E6">
              <w:rPr>
                <w:rFonts w:ascii="Times New Roman" w:hAnsi="Times New Roman" w:eastAsia="宋体"/>
                <w:sz w:val="24"/>
                <w:szCs w:val="24"/>
              </w:rPr>
              <w:t xml:space="preserve">6</w:t>
            </w:r>
          </w:p>
        </w:tc>
        <w:tc>
          <w:tcPr>
            <w:tcW w:w="900" w:type="dxa"/>
          </w:tcPr>
          <w:p w14:paraId="1A2B3D26" w14:textId="77777777" w:rsidR="00A1B2C3" w:rsidRDefault="00A1B2C3">
            <w:r w:rsidRPr="00C4D5E6">
              <w:rPr>
                <w:rFonts w:ascii="Times New Roman" w:hAnsi="Times New Roman" w:eastAsia="宋体"/>
                <w:sz w:val="24"/>
                <w:szCs w:val="24"/>
              </w:rPr>
              <w:t xml:space="preserve">3</w:t>
            </w:r>
          </w:p>
        </w:tc>
        <w:tc>
          <w:tcPr>
            <w:tcW w:w="900" w:type="dxa"/>
          </w:tcPr>
          <w:p w14:paraId="1A2B3D27" w14:textId="77777777" w:rsidR="00A1B2C3" w:rsidRDefault="00A1B2C3">
            <w:r w:rsidRPr="00C4D5E6">
              <w:rPr>
                <w:rFonts w:ascii="Times New Roman" w:hAnsi="Times New Roman" w:eastAsia="宋体"/>
                <w:sz w:val="24"/>
                <w:szCs w:val="24"/>
              </w:rPr>
              <w:t xml:space="preserve">3</w:t>
            </w:r>
          </w:p>
        </w:tc>
        <w:tc>
          <w:tcPr>
            <w:tcW w:w="900" w:type="dxa"/>
          </w:tcPr>
          <w:p w14:paraId="1A2B3D28" w14:textId="77777777" w:rsidR="00A1B2C3" w:rsidRDefault="00A1B2C3"/>
        </w:tc>
      </w:tr>
      <w:tr>
        <w:tc>
          <w:tcPr>
            <w:tcW w:w="900" w:type="dxa"/>
          </w:tcPr>
          <w:p w14:paraId="1A2B3D29" w14:textId="77777777" w:rsidR="00A1B2C3" w:rsidRDefault="00A1B2C3">
            <w:r w:rsidRPr="00C4D5E6">
              <w:rPr>
                <w:rFonts w:ascii="Times New Roman" w:hAnsi="Times New Roman" w:eastAsia="宋体"/>
                <w:sz w:val="24"/>
                <w:szCs w:val="24"/>
              </w:rPr>
              <w:t xml:space="preserve">Weight loss</w:t>
            </w:r>
          </w:p>
        </w:tc>
        <w:tc>
          <w:tcPr>
            <w:tcW w:w="900" w:type="dxa"/>
          </w:tcPr>
          <w:p w14:paraId="1A2B3D2A" w14:textId="77777777" w:rsidR="00A1B2C3" w:rsidRDefault="00A1B2C3">
            <w:r w:rsidRPr="00C4D5E6">
              <w:rPr>
                <w:rFonts w:ascii="Times New Roman" w:hAnsi="Times New Roman" w:eastAsia="宋体"/>
                <w:sz w:val="24"/>
                <w:szCs w:val="24"/>
              </w:rPr>
              <w:t xml:space="preserve">Yes</w:t>
            </w:r>
          </w:p>
        </w:tc>
        <w:tc>
          <w:tcPr>
            <w:tcW w:w="900" w:type="dxa"/>
          </w:tcPr>
          <w:p w14:paraId="1A2B3D2B" w14:textId="77777777" w:rsidR="00A1B2C3" w:rsidRDefault="00A1B2C3">
            <w:r w:rsidRPr="00C4D5E6">
              <w:rPr>
                <w:rFonts w:ascii="Times New Roman" w:hAnsi="Times New Roman" w:eastAsia="宋体"/>
                <w:sz w:val="24"/>
                <w:szCs w:val="24"/>
              </w:rPr>
              <w:t xml:space="preserve">42</w:t>
            </w:r>
          </w:p>
        </w:tc>
        <w:tc>
          <w:tcPr>
            <w:tcW w:w="900" w:type="dxa"/>
          </w:tcPr>
          <w:p w14:paraId="1A2B3D2C" w14:textId="77777777" w:rsidR="00A1B2C3" w:rsidRDefault="00A1B2C3">
            <w:r w:rsidRPr="00C4D5E6">
              <w:rPr>
                <w:rFonts w:ascii="Times New Roman" w:hAnsi="Times New Roman" w:eastAsia="宋体"/>
                <w:sz w:val="24"/>
                <w:szCs w:val="24"/>
              </w:rPr>
              <w:t xml:space="preserve">15</w:t>
            </w:r>
          </w:p>
        </w:tc>
        <w:tc>
          <w:tcPr>
            <w:tcW w:w="900" w:type="dxa"/>
          </w:tcPr>
          <w:p w14:paraId="1A2B3D2D" w14:textId="77777777" w:rsidR="00A1B2C3" w:rsidRDefault="00A1B2C3">
            <w:r w:rsidRPr="00C4D5E6">
              <w:rPr>
                <w:rFonts w:ascii="Times New Roman" w:hAnsi="Times New Roman" w:eastAsia="宋体"/>
                <w:sz w:val="24"/>
                <w:szCs w:val="24"/>
              </w:rPr>
              <w:t xml:space="preserve">27</w:t>
            </w:r>
          </w:p>
        </w:tc>
        <w:tc>
          <w:tcPr>
            <w:tcW w:w="900" w:type="dxa"/>
          </w:tcPr>
          <w:p w14:paraId="1A2B3D2E" w14:textId="77777777" w:rsidR="00A1B2C3" w:rsidRDefault="00A1B2C3">
            <w:r w:rsidRPr="00C4D5E6">
              <w:rPr>
                <w:rFonts w:ascii="Times New Roman" w:hAnsi="Times New Roman" w:eastAsia="宋体"/>
                <w:sz w:val="24"/>
                <w:szCs w:val="24"/>
              </w:rPr>
              <w:t xml:space="preserve">0.315</w:t>
            </w:r>
          </w:p>
        </w:tc>
        <w:tc>
          <w:tcPr>
            <w:tcW w:w="900" w:type="dxa"/>
          </w:tcPr>
          <w:p w14:paraId="1A2B3D2F" w14:textId="77777777" w:rsidR="00A1B2C3" w:rsidRDefault="00A1B2C3">
            <w:r w:rsidRPr="00C4D5E6">
              <w:rPr>
                <w:rFonts w:ascii="Times New Roman" w:hAnsi="Times New Roman" w:eastAsia="宋体"/>
                <w:sz w:val="24"/>
                <w:szCs w:val="24"/>
              </w:rPr>
              <w:t xml:space="preserve">18</w:t>
            </w:r>
          </w:p>
        </w:tc>
        <w:tc>
          <w:tcPr>
            <w:tcW w:w="900" w:type="dxa"/>
          </w:tcPr>
          <w:p w14:paraId="1A2B3D30" w14:textId="77777777" w:rsidR="00A1B2C3" w:rsidRDefault="00A1B2C3">
            <w:r w:rsidRPr="00C4D5E6">
              <w:rPr>
                <w:rFonts w:ascii="Times New Roman" w:hAnsi="Times New Roman" w:eastAsia="宋体"/>
                <w:sz w:val="24"/>
                <w:szCs w:val="24"/>
              </w:rPr>
              <w:t xml:space="preserve">12</w:t>
            </w:r>
          </w:p>
        </w:tc>
        <w:tc>
          <w:tcPr>
            <w:tcW w:w="900" w:type="dxa"/>
          </w:tcPr>
          <w:p w14:paraId="1A2B3D31" w14:textId="77777777" w:rsidR="00A1B2C3" w:rsidRDefault="00A1B2C3">
            <w:r w:rsidRPr="00C4D5E6">
              <w:rPr>
                <w:rFonts w:ascii="Times New Roman" w:hAnsi="Times New Roman" w:eastAsia="宋体"/>
                <w:sz w:val="24"/>
                <w:szCs w:val="24"/>
              </w:rPr>
              <w:t xml:space="preserve">6</w:t>
            </w:r>
          </w:p>
        </w:tc>
        <w:tc>
          <w:tcPr>
            <w:tcW w:w="900" w:type="dxa"/>
          </w:tcPr>
          <w:p w14:paraId="1A2B3D32" w14:textId="77777777" w:rsidR="00A1B2C3" w:rsidRDefault="00A1B2C3">
            <w:r w:rsidRPr="00C4D5E6">
              <w:rPr>
                <w:rFonts w:ascii="Times New Roman" w:hAnsi="Times New Roman" w:eastAsia="宋体"/>
                <w:sz w:val="24"/>
                <w:szCs w:val="24"/>
              </w:rPr>
              <w:t xml:space="preserve">0.077</w:t>
            </w:r>
          </w:p>
        </w:tc>
      </w:tr>
      <w:tr>
        <w:tc>
          <w:tcPr>
            <w:tcW w:w="900" w:type="dxa"/>
          </w:tcPr>
          <w:p w14:paraId="1A2B3D33" w14:textId="77777777" w:rsidR="00A1B2C3" w:rsidRDefault="00A1B2C3"/>
        </w:tc>
        <w:tc>
          <w:tcPr>
            <w:tcW w:w="900" w:type="dxa"/>
          </w:tcPr>
          <w:p w14:paraId="1A2B3D34" w14:textId="77777777" w:rsidR="00A1B2C3" w:rsidRDefault="00A1B2C3">
            <w:r w:rsidRPr="00C4D5E6">
              <w:rPr>
                <w:rFonts w:ascii="Times New Roman" w:hAnsi="Times New Roman" w:eastAsia="宋体"/>
                <w:sz w:val="24"/>
                <w:szCs w:val="24"/>
              </w:rPr>
              <w:t xml:space="preserve">No</w:t>
            </w:r>
          </w:p>
        </w:tc>
        <w:tc>
          <w:tcPr>
            <w:tcW w:w="900" w:type="dxa"/>
          </w:tcPr>
          <w:p w14:paraId="1A2B3D35" w14:textId="77777777" w:rsidR="00A1B2C3" w:rsidRDefault="00A1B2C3">
            <w:r w:rsidRPr="00C4D5E6">
              <w:rPr>
                <w:rFonts w:ascii="Times New Roman" w:hAnsi="Times New Roman" w:eastAsia="宋体"/>
                <w:sz w:val="24"/>
                <w:szCs w:val="24"/>
              </w:rPr>
              <w:t xml:space="preserve">64</w:t>
            </w:r>
          </w:p>
        </w:tc>
        <w:tc>
          <w:tcPr>
            <w:tcW w:w="900" w:type="dxa"/>
          </w:tcPr>
          <w:p w14:paraId="1A2B3D36" w14:textId="77777777" w:rsidR="00A1B2C3" w:rsidRDefault="00A1B2C3">
            <w:r w:rsidRPr="00C4D5E6">
              <w:rPr>
                <w:rFonts w:ascii="Times New Roman" w:hAnsi="Times New Roman" w:eastAsia="宋体"/>
                <w:sz w:val="24"/>
                <w:szCs w:val="24"/>
              </w:rPr>
              <w:t xml:space="preserve">17</w:t>
            </w:r>
          </w:p>
        </w:tc>
        <w:tc>
          <w:tcPr>
            <w:tcW w:w="900" w:type="dxa"/>
          </w:tcPr>
          <w:p w14:paraId="1A2B3D37" w14:textId="77777777" w:rsidR="00A1B2C3" w:rsidRDefault="00A1B2C3">
            <w:r w:rsidRPr="00C4D5E6">
              <w:rPr>
                <w:rFonts w:ascii="Times New Roman" w:hAnsi="Times New Roman" w:eastAsia="宋体"/>
                <w:sz w:val="24"/>
                <w:szCs w:val="24"/>
              </w:rPr>
              <w:t xml:space="preserve">47</w:t>
            </w:r>
          </w:p>
        </w:tc>
        <w:tc>
          <w:tcPr>
            <w:tcW w:w="900" w:type="dxa"/>
          </w:tcPr>
          <w:p w14:paraId="1A2B3D38" w14:textId="77777777" w:rsidR="00A1B2C3" w:rsidRDefault="00A1B2C3"/>
        </w:tc>
        <w:tc>
          <w:tcPr>
            <w:tcW w:w="900" w:type="dxa"/>
          </w:tcPr>
          <w:p w14:paraId="1A2B3D39" w14:textId="77777777" w:rsidR="00A1B2C3" w:rsidRDefault="00A1B2C3">
            <w:r w:rsidRPr="00C4D5E6">
              <w:rPr>
                <w:rFonts w:ascii="Times New Roman" w:hAnsi="Times New Roman" w:eastAsia="宋体"/>
                <w:sz w:val="24"/>
                <w:szCs w:val="24"/>
              </w:rPr>
              <w:t xml:space="preserve">32</w:t>
            </w:r>
          </w:p>
        </w:tc>
        <w:tc>
          <w:tcPr>
            <w:tcW w:w="900" w:type="dxa"/>
          </w:tcPr>
          <w:p w14:paraId="1A2B3D3A" w14:textId="77777777" w:rsidR="00A1B2C3" w:rsidRDefault="00A1B2C3">
            <w:r w:rsidRPr="00C4D5E6">
              <w:rPr>
                <w:rFonts w:ascii="Times New Roman" w:hAnsi="Times New Roman" w:eastAsia="宋体"/>
                <w:sz w:val="24"/>
                <w:szCs w:val="24"/>
              </w:rPr>
              <w:t xml:space="preserve">13</w:t>
            </w:r>
          </w:p>
        </w:tc>
        <w:tc>
          <w:tcPr>
            <w:tcW w:w="900" w:type="dxa"/>
          </w:tcPr>
          <w:p w14:paraId="1A2B3D3B" w14:textId="77777777" w:rsidR="00A1B2C3" w:rsidRDefault="00A1B2C3">
            <w:r w:rsidRPr="00C4D5E6">
              <w:rPr>
                <w:rFonts w:ascii="Times New Roman" w:hAnsi="Times New Roman" w:eastAsia="宋体"/>
                <w:sz w:val="24"/>
                <w:szCs w:val="24"/>
              </w:rPr>
              <w:t xml:space="preserve">19</w:t>
            </w:r>
          </w:p>
        </w:tc>
        <w:tc>
          <w:tcPr>
            <w:tcW w:w="900" w:type="dxa"/>
          </w:tcPr>
          <w:p w14:paraId="1A2B3D3C" w14:textId="77777777" w:rsidR="00A1B2C3" w:rsidRDefault="00A1B2C3"/>
        </w:tc>
      </w:tr>
    </w:tbl>
    <w:p w14:paraId="1A2B3D3D"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ESCC esophageal squamous cell carcinoma; CRT-S chemoradiotherapy followed by surgery; D-CRT definitive chemoradiotherapy; KPS Karnofsky Performance Status</w:t>
      </w:r>
    </w:p>
    <w:p w14:paraId="1A2B3D3E" w14:textId="77777777" w:rsidR="00A1B2C3" w:rsidRDefault="00A1B2C3">
      <w:pPr>
        <w:spacing w:line="480" w:lineRule="auto"/>
        <w:ind w:firstLine="480"/>
        <w:jc w:val="both"/>
      </w:pPr>
      <w:r w:rsidRPr="00C4D5E6">
        <w:rPr>
          <w:rFonts w:ascii="Times New Roman" w:hAnsi="Times New Roman" w:eastAsia="宋体"/>
          <w:sz w:val="24"/>
          <w:szCs w:val="24"/>
        </w:rPr>
        <w:t xml:space="preserve">Among all 106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Fig. 2A),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Fig. 2B),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 Fig. 2C) were significantly associated with overall survival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Fig. 3A),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0.020, Fig. 3B),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3C) were significantly correlated with progression-free survival (PFS). In multivariate analysis incorporating treatment, age and drinking index, drinking index (hazard ratio = 0.473, 95% confidence interval: 0.268–0.836,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0.010) was an independent predictor for OS. In multivariate analysis incorporating treatment, age and drinking index, treatment (hazard ratio = 0.459, 95% confidence interval: 0.242–0.869,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0.017) and drinking index (hazard ratio = 0.569, 95% confidence interval: 0.351–0.924,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0.022) were independent predictors for PFS (Tables 2 and 3).</w:t>
      </w:r>
    </w:p>
    <w:p w14:paraId="1A2B3D3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and multivariate analysis for OS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40" w14:textId="77777777" w:rsidR="00A1B2C3" w:rsidRDefault="00A1B2C3">
            <w:r w:rsidRPr="00C4D5E6">
              <w:rPr>
                <w:rFonts w:ascii="Times New Roman" w:hAnsi="Times New Roman" w:eastAsia="宋体"/>
                <w:sz w:val="24"/>
                <w:szCs w:val="24"/>
              </w:rPr>
              <w:t xml:space="preserve">Characteristics</w:t>
            </w:r>
          </w:p>
        </w:tc>
        <w:tc>
          <w:tcPr>
            <w:tcW w:w="900" w:type="dxa"/>
          </w:tcPr>
          <w:p w14:paraId="1A2B3D41" w14:textId="77777777" w:rsidR="00A1B2C3" w:rsidRDefault="00A1B2C3"/>
        </w:tc>
        <w:tc>
          <w:tcPr>
            <w:tcW w:w="900" w:type="dxa"/>
          </w:tcPr>
          <w:p w14:paraId="1A2B3D42" w14:textId="77777777" w:rsidR="00A1B2C3" w:rsidRDefault="00A1B2C3">
            <w:r w:rsidRPr="00C4D5E6">
              <w:rPr>
                <w:rFonts w:ascii="Times New Roman" w:hAnsi="Times New Roman" w:eastAsia="宋体"/>
                <w:sz w:val="24"/>
                <w:szCs w:val="24"/>
              </w:rPr>
              <w:t xml:space="preserve">Before PSM</w:t>
            </w:r>
          </w:p>
        </w:tc>
        <w:tc>
          <w:tcPr>
            <w:tcW w:w="900" w:type="dxa"/>
          </w:tcPr>
          <w:p w14:paraId="1A2B3D43" w14:textId="77777777" w:rsidR="00A1B2C3" w:rsidRDefault="00A1B2C3"/>
        </w:tc>
        <w:tc>
          <w:tcPr>
            <w:tcW w:w="900" w:type="dxa"/>
          </w:tcPr>
          <w:p w14:paraId="1A2B3D44" w14:textId="77777777" w:rsidR="00A1B2C3" w:rsidRDefault="00A1B2C3"/>
        </w:tc>
        <w:tc>
          <w:tcPr>
            <w:tcW w:w="900" w:type="dxa"/>
          </w:tcPr>
          <w:p w14:paraId="1A2B3D45" w14:textId="77777777" w:rsidR="00A1B2C3" w:rsidRDefault="00A1B2C3"/>
        </w:tc>
        <w:tc>
          <w:tcPr>
            <w:tcW w:w="900" w:type="dxa"/>
          </w:tcPr>
          <w:p w14:paraId="1A2B3D46" w14:textId="77777777" w:rsidR="00A1B2C3" w:rsidRDefault="00A1B2C3">
            <w:r w:rsidRPr="00C4D5E6">
              <w:rPr>
                <w:rFonts w:ascii="Times New Roman" w:hAnsi="Times New Roman" w:eastAsia="宋体"/>
                <w:sz w:val="24"/>
                <w:szCs w:val="24"/>
              </w:rPr>
              <w:t xml:space="preserve">After PSM</w:t>
            </w:r>
          </w:p>
        </w:tc>
        <w:tc>
          <w:tcPr>
            <w:tcW w:w="900" w:type="dxa"/>
          </w:tcPr>
          <w:p w14:paraId="1A2B3D47" w14:textId="77777777" w:rsidR="00A1B2C3" w:rsidRDefault="00A1B2C3"/>
        </w:tc>
        <w:tc>
          <w:tcPr>
            <w:tcW w:w="900" w:type="dxa"/>
          </w:tcPr>
          <w:p w14:paraId="1A2B3D48" w14:textId="77777777" w:rsidR="00A1B2C3" w:rsidRDefault="00A1B2C3"/>
        </w:tc>
        <w:tc>
          <w:tcPr>
            <w:tcW w:w="900" w:type="dxa"/>
          </w:tcPr>
          <w:p w14:paraId="1A2B3D49" w14:textId="77777777" w:rsidR="00A1B2C3" w:rsidRDefault="00A1B2C3"/>
        </w:tc>
      </w:tr>
      <w:tr>
        <w:tc>
          <w:tcPr>
            <w:tcW w:w="900" w:type="dxa"/>
          </w:tcPr>
          <w:p w14:paraId="1A2B3D4A" w14:textId="77777777" w:rsidR="00A1B2C3" w:rsidRDefault="00A1B2C3"/>
        </w:tc>
        <w:tc>
          <w:tcPr>
            <w:tcW w:w="900" w:type="dxa"/>
          </w:tcPr>
          <w:p w14:paraId="1A2B3D4B" w14:textId="77777777" w:rsidR="00A1B2C3" w:rsidRDefault="00A1B2C3"/>
        </w:tc>
        <w:tc>
          <w:tcPr>
            <w:tcW w:w="900" w:type="dxa"/>
          </w:tcPr>
          <w:p w14:paraId="1A2B3D4C"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4D" w14:textId="77777777" w:rsidR="00A1B2C3" w:rsidRDefault="00A1B2C3"/>
        </w:tc>
        <w:tc>
          <w:tcPr>
            <w:tcW w:w="900" w:type="dxa"/>
          </w:tcPr>
          <w:p w14:paraId="1A2B3D4E"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4F" w14:textId="77777777" w:rsidR="00A1B2C3" w:rsidRDefault="00A1B2C3"/>
        </w:tc>
        <w:tc>
          <w:tcPr>
            <w:tcW w:w="900" w:type="dxa"/>
          </w:tcPr>
          <w:p w14:paraId="1A2B3D50"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51" w14:textId="77777777" w:rsidR="00A1B2C3" w:rsidRDefault="00A1B2C3"/>
        </w:tc>
        <w:tc>
          <w:tcPr>
            <w:tcW w:w="900" w:type="dxa"/>
          </w:tcPr>
          <w:p w14:paraId="1A2B3D52"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53" w14:textId="77777777" w:rsidR="00A1B2C3" w:rsidRDefault="00A1B2C3"/>
        </w:tc>
      </w:tr>
      <w:tr>
        <w:tc>
          <w:tcPr>
            <w:tcW w:w="900" w:type="dxa"/>
          </w:tcPr>
          <w:p w14:paraId="1A2B3D54" w14:textId="77777777" w:rsidR="00A1B2C3" w:rsidRDefault="00A1B2C3"/>
        </w:tc>
        <w:tc>
          <w:tcPr>
            <w:tcW w:w="900" w:type="dxa"/>
          </w:tcPr>
          <w:p w14:paraId="1A2B3D55" w14:textId="77777777" w:rsidR="00A1B2C3" w:rsidRDefault="00A1B2C3"/>
        </w:tc>
        <w:tc>
          <w:tcPr>
            <w:tcW w:w="900" w:type="dxa"/>
          </w:tcPr>
          <w:p w14:paraId="1A2B3D56" w14:textId="77777777" w:rsidR="00A1B2C3" w:rsidRDefault="00A1B2C3">
            <w:r w:rsidRPr="00C4D5E6">
              <w:rPr>
                <w:i/>
                <w:rFonts w:ascii="Times New Roman" w:hAnsi="Times New Roman" w:eastAsia="宋体"/>
                <w:sz w:val="24"/>
                <w:szCs w:val="24"/>
              </w:rPr>
              <w:t xml:space="preserve">P</w:t>
            </w:r>
          </w:p>
        </w:tc>
        <w:tc>
          <w:tcPr>
            <w:tcW w:w="900" w:type="dxa"/>
          </w:tcPr>
          <w:p w14:paraId="1A2B3D57" w14:textId="77777777" w:rsidR="00A1B2C3" w:rsidRDefault="00A1B2C3">
            <w:r w:rsidRPr="00C4D5E6">
              <w:rPr>
                <w:rFonts w:ascii="Times New Roman" w:hAnsi="Times New Roman" w:eastAsia="宋体"/>
                <w:sz w:val="24"/>
                <w:szCs w:val="24"/>
              </w:rPr>
              <w:t xml:space="preserve">HR (95% CI)</w:t>
            </w:r>
          </w:p>
        </w:tc>
        <w:tc>
          <w:tcPr>
            <w:tcW w:w="900" w:type="dxa"/>
          </w:tcPr>
          <w:p w14:paraId="1A2B3D58" w14:textId="77777777" w:rsidR="00A1B2C3" w:rsidRDefault="00A1B2C3">
            <w:r w:rsidRPr="00C4D5E6">
              <w:rPr>
                <w:i/>
                <w:rFonts w:ascii="Times New Roman" w:hAnsi="Times New Roman" w:eastAsia="宋体"/>
                <w:sz w:val="24"/>
                <w:szCs w:val="24"/>
              </w:rPr>
              <w:t xml:space="preserve">P</w:t>
            </w:r>
          </w:p>
        </w:tc>
        <w:tc>
          <w:tcPr>
            <w:tcW w:w="900" w:type="dxa"/>
          </w:tcPr>
          <w:p w14:paraId="1A2B3D59" w14:textId="77777777" w:rsidR="00A1B2C3" w:rsidRDefault="00A1B2C3">
            <w:r w:rsidRPr="00C4D5E6">
              <w:rPr>
                <w:rFonts w:ascii="Times New Roman" w:hAnsi="Times New Roman" w:eastAsia="宋体"/>
                <w:sz w:val="24"/>
                <w:szCs w:val="24"/>
              </w:rPr>
              <w:t xml:space="preserve">HR (95% CI)</w:t>
            </w:r>
          </w:p>
        </w:tc>
        <w:tc>
          <w:tcPr>
            <w:tcW w:w="900" w:type="dxa"/>
          </w:tcPr>
          <w:p w14:paraId="1A2B3D5A" w14:textId="77777777" w:rsidR="00A1B2C3" w:rsidRDefault="00A1B2C3">
            <w:r w:rsidRPr="00C4D5E6">
              <w:rPr>
                <w:i/>
                <w:rFonts w:ascii="Times New Roman" w:hAnsi="Times New Roman" w:eastAsia="宋体"/>
                <w:sz w:val="24"/>
                <w:szCs w:val="24"/>
              </w:rPr>
              <w:t xml:space="preserve">P</w:t>
            </w:r>
          </w:p>
        </w:tc>
        <w:tc>
          <w:tcPr>
            <w:tcW w:w="900" w:type="dxa"/>
          </w:tcPr>
          <w:p w14:paraId="1A2B3D5B" w14:textId="77777777" w:rsidR="00A1B2C3" w:rsidRDefault="00A1B2C3">
            <w:r w:rsidRPr="00C4D5E6">
              <w:rPr>
                <w:rFonts w:ascii="Times New Roman" w:hAnsi="Times New Roman" w:eastAsia="宋体"/>
                <w:sz w:val="24"/>
                <w:szCs w:val="24"/>
              </w:rPr>
              <w:t xml:space="preserve">HR (95% CI)</w:t>
            </w:r>
          </w:p>
        </w:tc>
        <w:tc>
          <w:tcPr>
            <w:tcW w:w="900" w:type="dxa"/>
          </w:tcPr>
          <w:p w14:paraId="1A2B3D5C" w14:textId="77777777" w:rsidR="00A1B2C3" w:rsidRDefault="00A1B2C3">
            <w:r w:rsidRPr="00C4D5E6">
              <w:rPr>
                <w:i/>
                <w:rFonts w:ascii="Times New Roman" w:hAnsi="Times New Roman" w:eastAsia="宋体"/>
                <w:sz w:val="24"/>
                <w:szCs w:val="24"/>
              </w:rPr>
              <w:t xml:space="preserve">P</w:t>
            </w:r>
          </w:p>
        </w:tc>
        <w:tc>
          <w:tcPr>
            <w:tcW w:w="900" w:type="dxa"/>
          </w:tcPr>
          <w:p w14:paraId="1A2B3D5D" w14:textId="77777777" w:rsidR="00A1B2C3" w:rsidRDefault="00A1B2C3">
            <w:r w:rsidRPr="00C4D5E6">
              <w:rPr>
                <w:rFonts w:ascii="Times New Roman" w:hAnsi="Times New Roman" w:eastAsia="宋体"/>
                <w:sz w:val="24"/>
                <w:szCs w:val="24"/>
              </w:rPr>
              <w:t xml:space="preserve">HR (95% CI)</w:t>
            </w:r>
          </w:p>
        </w:tc>
      </w:tr>
      <w:tr>
        <w:tc>
          <w:tcPr>
            <w:tcW w:w="900" w:type="dxa"/>
          </w:tcPr>
          <w:p w14:paraId="1A2B3D5E" w14:textId="77777777" w:rsidR="00A1B2C3" w:rsidRDefault="00A1B2C3">
            <w:r w:rsidRPr="00C4D5E6">
              <w:rPr>
                <w:rFonts w:ascii="Times New Roman" w:hAnsi="Times New Roman" w:eastAsia="宋体"/>
                <w:sz w:val="24"/>
                <w:szCs w:val="24"/>
              </w:rPr>
              <w:t xml:space="preserve">Treatment</w:t>
            </w:r>
          </w:p>
        </w:tc>
        <w:tc>
          <w:tcPr>
            <w:tcW w:w="900" w:type="dxa"/>
          </w:tcPr>
          <w:p w14:paraId="1A2B3D5F" w14:textId="77777777" w:rsidR="00A1B2C3" w:rsidRDefault="00A1B2C3">
            <w:r w:rsidRPr="00C4D5E6">
              <w:rPr>
                <w:rFonts w:ascii="Times New Roman" w:hAnsi="Times New Roman" w:eastAsia="宋体"/>
                <w:sz w:val="24"/>
                <w:szCs w:val="24"/>
              </w:rPr>
              <w:t xml:space="preserve">CRT-S</w:t>
            </w:r>
          </w:p>
        </w:tc>
        <w:tc>
          <w:tcPr>
            <w:tcW w:w="900" w:type="dxa"/>
          </w:tcPr>
          <w:p w14:paraId="1A2B3D60" w14:textId="77777777" w:rsidR="00A1B2C3" w:rsidRDefault="00A1B2C3">
            <w:r w:rsidRPr="00C4D5E6">
              <w:rPr>
                <w:rFonts w:ascii="Times New Roman" w:hAnsi="Times New Roman" w:eastAsia="宋体"/>
                <w:sz w:val="24"/>
                <w:szCs w:val="24"/>
              </w:rPr>
              <w:t xml:space="preserve">0.037</w:t>
            </w:r>
          </w:p>
        </w:tc>
        <w:tc>
          <w:tcPr>
            <w:tcW w:w="900" w:type="dxa"/>
          </w:tcPr>
          <w:p w14:paraId="1A2B3D61" w14:textId="77777777" w:rsidR="00A1B2C3" w:rsidRDefault="00A1B2C3">
            <w:r w:rsidRPr="00C4D5E6">
              <w:rPr>
                <w:rFonts w:ascii="Times New Roman" w:hAnsi="Times New Roman" w:eastAsia="宋体"/>
                <w:sz w:val="24"/>
                <w:szCs w:val="24"/>
              </w:rPr>
              <w:t xml:space="preserve">0.487</w:t>
            </w:r>
          </w:p>
        </w:tc>
        <w:tc>
          <w:tcPr>
            <w:tcW w:w="900" w:type="dxa"/>
          </w:tcPr>
          <w:p w14:paraId="1A2B3D62" w14:textId="77777777" w:rsidR="00A1B2C3" w:rsidRDefault="00A1B2C3">
            <w:r w:rsidRPr="00C4D5E6">
              <w:rPr>
                <w:rFonts w:ascii="Times New Roman" w:hAnsi="Times New Roman" w:eastAsia="宋体"/>
                <w:sz w:val="24"/>
                <w:szCs w:val="24"/>
              </w:rPr>
              <w:t xml:space="preserve">0.065</w:t>
            </w:r>
          </w:p>
        </w:tc>
        <w:tc>
          <w:tcPr>
            <w:tcW w:w="900" w:type="dxa"/>
          </w:tcPr>
          <w:p w14:paraId="1A2B3D63" w14:textId="77777777" w:rsidR="00A1B2C3" w:rsidRDefault="00A1B2C3">
            <w:r w:rsidRPr="00C4D5E6">
              <w:rPr>
                <w:rFonts w:ascii="Times New Roman" w:hAnsi="Times New Roman" w:eastAsia="宋体"/>
                <w:sz w:val="24"/>
                <w:szCs w:val="24"/>
              </w:rPr>
              <w:t xml:space="preserve">0.477</w:t>
            </w:r>
          </w:p>
        </w:tc>
        <w:tc>
          <w:tcPr>
            <w:tcW w:w="900" w:type="dxa"/>
          </w:tcPr>
          <w:p w14:paraId="1A2B3D64" w14:textId="77777777" w:rsidR="00A1B2C3" w:rsidRDefault="00A1B2C3">
            <w:r w:rsidRPr="00C4D5E6">
              <w:rPr>
                <w:rFonts w:ascii="Times New Roman" w:hAnsi="Times New Roman" w:eastAsia="宋体"/>
                <w:sz w:val="24"/>
                <w:szCs w:val="24"/>
              </w:rPr>
              <w:t xml:space="preserve">0.025</w:t>
            </w:r>
          </w:p>
        </w:tc>
        <w:tc>
          <w:tcPr>
            <w:tcW w:w="900" w:type="dxa"/>
          </w:tcPr>
          <w:p w14:paraId="1A2B3D65" w14:textId="77777777" w:rsidR="00A1B2C3" w:rsidRDefault="00A1B2C3">
            <w:r w:rsidRPr="00C4D5E6">
              <w:rPr>
                <w:rFonts w:ascii="Times New Roman" w:hAnsi="Times New Roman" w:eastAsia="宋体"/>
                <w:sz w:val="24"/>
                <w:szCs w:val="24"/>
              </w:rPr>
              <w:t xml:space="preserve">0.416</w:t>
            </w:r>
          </w:p>
        </w:tc>
        <w:tc>
          <w:tcPr>
            <w:tcW w:w="900" w:type="dxa"/>
          </w:tcPr>
          <w:p w14:paraId="1A2B3D66" w14:textId="77777777" w:rsidR="00A1B2C3" w:rsidRDefault="00A1B2C3">
            <w:r w:rsidRPr="00C4D5E6">
              <w:rPr>
                <w:rFonts w:ascii="Times New Roman" w:hAnsi="Times New Roman" w:eastAsia="宋体"/>
                <w:sz w:val="24"/>
                <w:szCs w:val="24"/>
              </w:rPr>
              <w:t xml:space="preserve">0.059</w:t>
            </w:r>
          </w:p>
        </w:tc>
        <w:tc>
          <w:tcPr>
            <w:tcW w:w="900" w:type="dxa"/>
          </w:tcPr>
          <w:p w14:paraId="1A2B3D67" w14:textId="77777777" w:rsidR="00A1B2C3" w:rsidRDefault="00A1B2C3">
            <w:r w:rsidRPr="00C4D5E6">
              <w:rPr>
                <w:rFonts w:ascii="Times New Roman" w:hAnsi="Times New Roman" w:eastAsia="宋体"/>
                <w:sz w:val="24"/>
                <w:szCs w:val="24"/>
              </w:rPr>
              <w:t xml:space="preserve">0.411</w:t>
            </w:r>
          </w:p>
        </w:tc>
      </w:tr>
      <w:tr>
        <w:tc>
          <w:tcPr>
            <w:tcW w:w="900" w:type="dxa"/>
          </w:tcPr>
          <w:p w14:paraId="1A2B3D68" w14:textId="77777777" w:rsidR="00A1B2C3" w:rsidRDefault="00A1B2C3"/>
        </w:tc>
        <w:tc>
          <w:tcPr>
            <w:tcW w:w="900" w:type="dxa"/>
          </w:tcPr>
          <w:p w14:paraId="1A2B3D69" w14:textId="77777777" w:rsidR="00A1B2C3" w:rsidRDefault="00A1B2C3">
            <w:r w:rsidRPr="00C4D5E6">
              <w:rPr>
                <w:rFonts w:ascii="Times New Roman" w:hAnsi="Times New Roman" w:eastAsia="宋体"/>
                <w:sz w:val="24"/>
                <w:szCs w:val="24"/>
              </w:rPr>
              <w:t xml:space="preserve">D-CRT</w:t>
            </w:r>
          </w:p>
        </w:tc>
        <w:tc>
          <w:tcPr>
            <w:tcW w:w="900" w:type="dxa"/>
          </w:tcPr>
          <w:p w14:paraId="1A2B3D6A" w14:textId="77777777" w:rsidR="00A1B2C3" w:rsidRDefault="00A1B2C3"/>
        </w:tc>
        <w:tc>
          <w:tcPr>
            <w:tcW w:w="900" w:type="dxa"/>
          </w:tcPr>
          <w:p w14:paraId="1A2B3D6B" w14:textId="77777777" w:rsidR="00A1B2C3" w:rsidRDefault="00A1B2C3">
            <w:r w:rsidRPr="00C4D5E6">
              <w:rPr>
                <w:rFonts w:ascii="Times New Roman" w:hAnsi="Times New Roman" w:eastAsia="宋体"/>
                <w:sz w:val="24"/>
                <w:szCs w:val="24"/>
              </w:rPr>
              <w:t xml:space="preserve">0.244–0.972</w:t>
            </w:r>
          </w:p>
        </w:tc>
        <w:tc>
          <w:tcPr>
            <w:tcW w:w="900" w:type="dxa"/>
          </w:tcPr>
          <w:p w14:paraId="1A2B3D6C" w14:textId="77777777" w:rsidR="00A1B2C3" w:rsidRDefault="00A1B2C3"/>
        </w:tc>
        <w:tc>
          <w:tcPr>
            <w:tcW w:w="900" w:type="dxa"/>
          </w:tcPr>
          <w:p w14:paraId="1A2B3D6D" w14:textId="77777777" w:rsidR="00A1B2C3" w:rsidRDefault="00A1B2C3">
            <w:r w:rsidRPr="00C4D5E6">
              <w:rPr>
                <w:rFonts w:ascii="Times New Roman" w:hAnsi="Times New Roman" w:eastAsia="宋体"/>
                <w:sz w:val="24"/>
                <w:szCs w:val="24"/>
              </w:rPr>
              <w:t xml:space="preserve">0.214–1.046</w:t>
            </w:r>
          </w:p>
        </w:tc>
        <w:tc>
          <w:tcPr>
            <w:tcW w:w="900" w:type="dxa"/>
          </w:tcPr>
          <w:p w14:paraId="1A2B3D6E" w14:textId="77777777" w:rsidR="00A1B2C3" w:rsidRDefault="00A1B2C3"/>
        </w:tc>
        <w:tc>
          <w:tcPr>
            <w:tcW w:w="900" w:type="dxa"/>
          </w:tcPr>
          <w:p w14:paraId="1A2B3D6F" w14:textId="77777777" w:rsidR="00A1B2C3" w:rsidRDefault="00A1B2C3">
            <w:r w:rsidRPr="00C4D5E6">
              <w:rPr>
                <w:rFonts w:ascii="Times New Roman" w:hAnsi="Times New Roman" w:eastAsia="宋体"/>
                <w:sz w:val="24"/>
                <w:szCs w:val="24"/>
              </w:rPr>
              <w:t xml:space="preserve">0.188–0.921</w:t>
            </w:r>
          </w:p>
        </w:tc>
        <w:tc>
          <w:tcPr>
            <w:tcW w:w="900" w:type="dxa"/>
          </w:tcPr>
          <w:p w14:paraId="1A2B3D70" w14:textId="77777777" w:rsidR="00A1B2C3" w:rsidRDefault="00A1B2C3"/>
        </w:tc>
        <w:tc>
          <w:tcPr>
            <w:tcW w:w="900" w:type="dxa"/>
          </w:tcPr>
          <w:p w14:paraId="1A2B3D71" w14:textId="77777777" w:rsidR="00A1B2C3" w:rsidRDefault="00A1B2C3">
            <w:r w:rsidRPr="00C4D5E6">
              <w:rPr>
                <w:rFonts w:ascii="Times New Roman" w:hAnsi="Times New Roman" w:eastAsia="宋体"/>
                <w:sz w:val="24"/>
                <w:szCs w:val="24"/>
              </w:rPr>
              <w:t xml:space="preserve">0.163–1.033</w:t>
            </w:r>
          </w:p>
        </w:tc>
      </w:tr>
      <w:tr>
        <w:tc>
          <w:tcPr>
            <w:tcW w:w="900" w:type="dxa"/>
          </w:tcPr>
          <w:p w14:paraId="1A2B3D72" w14:textId="77777777" w:rsidR="00A1B2C3" w:rsidRDefault="00A1B2C3">
            <w:r w:rsidRPr="00C4D5E6">
              <w:rPr>
                <w:rFonts w:ascii="Times New Roman" w:hAnsi="Times New Roman" w:eastAsia="宋体"/>
                <w:sz w:val="24"/>
                <w:szCs w:val="24"/>
              </w:rPr>
              <w:t xml:space="preserve">Age, years</w:t>
            </w:r>
          </w:p>
        </w:tc>
        <w:tc>
          <w:tcPr>
            <w:tcW w:w="900" w:type="dxa"/>
          </w:tcPr>
          <w:p w14:paraId="1A2B3D73" w14:textId="77777777" w:rsidR="00A1B2C3" w:rsidRDefault="00A1B2C3">
            <w:r w:rsidRPr="00C4D5E6">
              <w:rPr>
                <w:rFonts w:ascii="Times New Roman" w:hAnsi="Times New Roman" w:eastAsia="宋体"/>
                <w:sz w:val="24"/>
                <w:szCs w:val="24"/>
              </w:rPr>
              <w:t xml:space="preserve">≤ 60</w:t>
            </w:r>
          </w:p>
        </w:tc>
        <w:tc>
          <w:tcPr>
            <w:tcW w:w="900" w:type="dxa"/>
          </w:tcPr>
          <w:p w14:paraId="1A2B3D74" w14:textId="77777777" w:rsidR="00A1B2C3" w:rsidRDefault="00A1B2C3">
            <w:r w:rsidRPr="00C4D5E6">
              <w:rPr>
                <w:rFonts w:ascii="Times New Roman" w:hAnsi="Times New Roman" w:eastAsia="宋体"/>
                <w:sz w:val="24"/>
                <w:szCs w:val="24"/>
              </w:rPr>
              <w:t xml:space="preserve">0.009</w:t>
            </w:r>
          </w:p>
        </w:tc>
        <w:tc>
          <w:tcPr>
            <w:tcW w:w="900" w:type="dxa"/>
          </w:tcPr>
          <w:p w14:paraId="1A2B3D75" w14:textId="77777777" w:rsidR="00A1B2C3" w:rsidRDefault="00A1B2C3">
            <w:r w:rsidRPr="00C4D5E6">
              <w:rPr>
                <w:rFonts w:ascii="Times New Roman" w:hAnsi="Times New Roman" w:eastAsia="宋体"/>
                <w:sz w:val="24"/>
                <w:szCs w:val="24"/>
              </w:rPr>
              <w:t xml:space="preserve">0.485</w:t>
            </w:r>
          </w:p>
        </w:tc>
        <w:tc>
          <w:tcPr>
            <w:tcW w:w="900" w:type="dxa"/>
          </w:tcPr>
          <w:p w14:paraId="1A2B3D76" w14:textId="77777777" w:rsidR="00A1B2C3" w:rsidRDefault="00A1B2C3">
            <w:r w:rsidRPr="00C4D5E6">
              <w:rPr>
                <w:rFonts w:ascii="Times New Roman" w:hAnsi="Times New Roman" w:eastAsia="宋体"/>
                <w:sz w:val="24"/>
                <w:szCs w:val="24"/>
              </w:rPr>
              <w:t xml:space="preserve">0.101</w:t>
            </w:r>
          </w:p>
        </w:tc>
        <w:tc>
          <w:tcPr>
            <w:tcW w:w="900" w:type="dxa"/>
          </w:tcPr>
          <w:p w14:paraId="1A2B3D77" w14:textId="77777777" w:rsidR="00A1B2C3" w:rsidRDefault="00A1B2C3">
            <w:r w:rsidRPr="00C4D5E6">
              <w:rPr>
                <w:rFonts w:ascii="Times New Roman" w:hAnsi="Times New Roman" w:eastAsia="宋体"/>
                <w:sz w:val="24"/>
                <w:szCs w:val="24"/>
              </w:rPr>
              <w:t xml:space="preserve">0.606</w:t>
            </w:r>
          </w:p>
        </w:tc>
        <w:tc>
          <w:tcPr>
            <w:tcW w:w="900" w:type="dxa"/>
          </w:tcPr>
          <w:p w14:paraId="1A2B3D78" w14:textId="77777777" w:rsidR="00A1B2C3" w:rsidRDefault="00A1B2C3">
            <w:r w:rsidRPr="00C4D5E6">
              <w:rPr>
                <w:rFonts w:ascii="Times New Roman" w:hAnsi="Times New Roman" w:eastAsia="宋体"/>
                <w:sz w:val="24"/>
                <w:szCs w:val="24"/>
              </w:rPr>
              <w:t xml:space="preserve">0.001</w:t>
            </w:r>
          </w:p>
        </w:tc>
        <w:tc>
          <w:tcPr>
            <w:tcW w:w="900" w:type="dxa"/>
          </w:tcPr>
          <w:p w14:paraId="1A2B3D79" w14:textId="77777777" w:rsidR="00A1B2C3" w:rsidRDefault="00A1B2C3">
            <w:r w:rsidRPr="00C4D5E6">
              <w:rPr>
                <w:rFonts w:ascii="Times New Roman" w:hAnsi="Times New Roman" w:eastAsia="宋体"/>
                <w:sz w:val="24"/>
                <w:szCs w:val="24"/>
              </w:rPr>
              <w:t xml:space="preserve">0.280</w:t>
            </w:r>
          </w:p>
        </w:tc>
        <w:tc>
          <w:tcPr>
            <w:tcW w:w="900" w:type="dxa"/>
          </w:tcPr>
          <w:p w14:paraId="1A2B3D7A" w14:textId="77777777" w:rsidR="00A1B2C3" w:rsidRDefault="00A1B2C3">
            <w:r w:rsidRPr="00C4D5E6">
              <w:rPr>
                <w:rFonts w:ascii="Times New Roman" w:hAnsi="Times New Roman" w:eastAsia="宋体"/>
                <w:sz w:val="24"/>
                <w:szCs w:val="24"/>
              </w:rPr>
              <w:t xml:space="preserve">0.061</w:t>
            </w:r>
          </w:p>
        </w:tc>
        <w:tc>
          <w:tcPr>
            <w:tcW w:w="900" w:type="dxa"/>
          </w:tcPr>
          <w:p w14:paraId="1A2B3D7B" w14:textId="77777777" w:rsidR="00A1B2C3" w:rsidRDefault="00A1B2C3">
            <w:r w:rsidRPr="00C4D5E6">
              <w:rPr>
                <w:rFonts w:ascii="Times New Roman" w:hAnsi="Times New Roman" w:eastAsia="宋体"/>
                <w:sz w:val="24"/>
                <w:szCs w:val="24"/>
              </w:rPr>
              <w:t xml:space="preserve">0.417</w:t>
            </w:r>
          </w:p>
        </w:tc>
      </w:tr>
      <w:tr>
        <w:tc>
          <w:tcPr>
            <w:tcW w:w="900" w:type="dxa"/>
          </w:tcPr>
          <w:p w14:paraId="1A2B3D7C" w14:textId="77777777" w:rsidR="00A1B2C3" w:rsidRDefault="00A1B2C3"/>
        </w:tc>
        <w:tc>
          <w:tcPr>
            <w:tcW w:w="900" w:type="dxa"/>
          </w:tcPr>
          <w:p w14:paraId="1A2B3D7D" w14:textId="77777777" w:rsidR="00A1B2C3" w:rsidRDefault="00A1B2C3">
            <w:r w:rsidRPr="00C4D5E6">
              <w:rPr>
                <w:rFonts w:ascii="Times New Roman" w:hAnsi="Times New Roman" w:eastAsia="宋体"/>
                <w:sz w:val="24"/>
                <w:szCs w:val="24"/>
              </w:rPr>
              <w:t xml:space="preserve">&gt; 60</w:t>
            </w:r>
          </w:p>
        </w:tc>
        <w:tc>
          <w:tcPr>
            <w:tcW w:w="900" w:type="dxa"/>
          </w:tcPr>
          <w:p w14:paraId="1A2B3D7E" w14:textId="77777777" w:rsidR="00A1B2C3" w:rsidRDefault="00A1B2C3"/>
        </w:tc>
        <w:tc>
          <w:tcPr>
            <w:tcW w:w="900" w:type="dxa"/>
          </w:tcPr>
          <w:p w14:paraId="1A2B3D7F" w14:textId="77777777" w:rsidR="00A1B2C3" w:rsidRDefault="00A1B2C3">
            <w:r w:rsidRPr="00C4D5E6">
              <w:rPr>
                <w:rFonts w:ascii="Times New Roman" w:hAnsi="Times New Roman" w:eastAsia="宋体"/>
                <w:sz w:val="24"/>
                <w:szCs w:val="24"/>
              </w:rPr>
              <w:t xml:space="preserve">0.278–0.848</w:t>
            </w:r>
          </w:p>
        </w:tc>
        <w:tc>
          <w:tcPr>
            <w:tcW w:w="900" w:type="dxa"/>
          </w:tcPr>
          <w:p w14:paraId="1A2B3D80" w14:textId="77777777" w:rsidR="00A1B2C3" w:rsidRDefault="00A1B2C3"/>
        </w:tc>
        <w:tc>
          <w:tcPr>
            <w:tcW w:w="900" w:type="dxa"/>
          </w:tcPr>
          <w:p w14:paraId="1A2B3D81" w14:textId="77777777" w:rsidR="00A1B2C3" w:rsidRDefault="00A1B2C3">
            <w:r w:rsidRPr="00C4D5E6">
              <w:rPr>
                <w:rFonts w:ascii="Times New Roman" w:hAnsi="Times New Roman" w:eastAsia="宋体"/>
                <w:sz w:val="24"/>
                <w:szCs w:val="24"/>
              </w:rPr>
              <w:t xml:space="preserve">0.332–1.103</w:t>
            </w:r>
          </w:p>
        </w:tc>
        <w:tc>
          <w:tcPr>
            <w:tcW w:w="900" w:type="dxa"/>
          </w:tcPr>
          <w:p w14:paraId="1A2B3D82" w14:textId="77777777" w:rsidR="00A1B2C3" w:rsidRDefault="00A1B2C3"/>
        </w:tc>
        <w:tc>
          <w:tcPr>
            <w:tcW w:w="900" w:type="dxa"/>
          </w:tcPr>
          <w:p w14:paraId="1A2B3D83" w14:textId="77777777" w:rsidR="00A1B2C3" w:rsidRDefault="00A1B2C3">
            <w:r w:rsidRPr="00C4D5E6">
              <w:rPr>
                <w:rFonts w:ascii="Times New Roman" w:hAnsi="Times New Roman" w:eastAsia="宋体"/>
                <w:sz w:val="24"/>
                <w:szCs w:val="24"/>
              </w:rPr>
              <w:t xml:space="preserve">0.125–0.629</w:t>
            </w:r>
          </w:p>
        </w:tc>
        <w:tc>
          <w:tcPr>
            <w:tcW w:w="900" w:type="dxa"/>
          </w:tcPr>
          <w:p w14:paraId="1A2B3D84" w14:textId="77777777" w:rsidR="00A1B2C3" w:rsidRDefault="00A1B2C3"/>
        </w:tc>
        <w:tc>
          <w:tcPr>
            <w:tcW w:w="900" w:type="dxa"/>
          </w:tcPr>
          <w:p w14:paraId="1A2B3D85" w14:textId="77777777" w:rsidR="00A1B2C3" w:rsidRDefault="00A1B2C3">
            <w:r w:rsidRPr="00C4D5E6">
              <w:rPr>
                <w:rFonts w:ascii="Times New Roman" w:hAnsi="Times New Roman" w:eastAsia="宋体"/>
                <w:sz w:val="24"/>
                <w:szCs w:val="24"/>
              </w:rPr>
              <w:t xml:space="preserve">0.167–1.041</w:t>
            </w:r>
          </w:p>
        </w:tc>
      </w:tr>
      <w:tr>
        <w:tc>
          <w:tcPr>
            <w:tcW w:w="900" w:type="dxa"/>
          </w:tcPr>
          <w:p w14:paraId="1A2B3D86" w14:textId="77777777" w:rsidR="00A1B2C3" w:rsidRDefault="00A1B2C3">
            <w:r w:rsidRPr="00C4D5E6">
              <w:rPr>
                <w:rFonts w:ascii="Times New Roman" w:hAnsi="Times New Roman" w:eastAsia="宋体"/>
                <w:sz w:val="24"/>
                <w:szCs w:val="24"/>
              </w:rPr>
              <w:t xml:space="preserve">Sex</w:t>
            </w:r>
          </w:p>
        </w:tc>
        <w:tc>
          <w:tcPr>
            <w:tcW w:w="900" w:type="dxa"/>
          </w:tcPr>
          <w:p w14:paraId="1A2B3D87" w14:textId="77777777" w:rsidR="00A1B2C3" w:rsidRDefault="00A1B2C3">
            <w:r w:rsidRPr="00C4D5E6">
              <w:rPr>
                <w:rFonts w:ascii="Times New Roman" w:hAnsi="Times New Roman" w:eastAsia="宋体"/>
                <w:sz w:val="24"/>
                <w:szCs w:val="24"/>
              </w:rPr>
              <w:t xml:space="preserve">Male</w:t>
            </w:r>
          </w:p>
        </w:tc>
        <w:tc>
          <w:tcPr>
            <w:tcW w:w="900" w:type="dxa"/>
          </w:tcPr>
          <w:p w14:paraId="1A2B3D88" w14:textId="77777777" w:rsidR="00A1B2C3" w:rsidRDefault="00A1B2C3">
            <w:r w:rsidRPr="00C4D5E6">
              <w:rPr>
                <w:rFonts w:ascii="Times New Roman" w:hAnsi="Times New Roman" w:eastAsia="宋体"/>
                <w:sz w:val="24"/>
                <w:szCs w:val="24"/>
              </w:rPr>
              <w:t xml:space="preserve">0.417</w:t>
            </w:r>
          </w:p>
        </w:tc>
        <w:tc>
          <w:tcPr>
            <w:tcW w:w="900" w:type="dxa"/>
          </w:tcPr>
          <w:p w14:paraId="1A2B3D89" w14:textId="77777777" w:rsidR="00A1B2C3" w:rsidRDefault="00A1B2C3">
            <w:r w:rsidRPr="00C4D5E6">
              <w:rPr>
                <w:rFonts w:ascii="Times New Roman" w:hAnsi="Times New Roman" w:eastAsia="宋体"/>
                <w:sz w:val="24"/>
                <w:szCs w:val="24"/>
              </w:rPr>
              <w:t xml:space="preserve">0.704</w:t>
            </w:r>
          </w:p>
        </w:tc>
        <w:tc>
          <w:tcPr>
            <w:tcW w:w="900" w:type="dxa"/>
          </w:tcPr>
          <w:p w14:paraId="1A2B3D8A" w14:textId="77777777" w:rsidR="00A1B2C3" w:rsidRDefault="00A1B2C3"/>
        </w:tc>
        <w:tc>
          <w:tcPr>
            <w:tcW w:w="900" w:type="dxa"/>
          </w:tcPr>
          <w:p w14:paraId="1A2B3D8B" w14:textId="77777777" w:rsidR="00A1B2C3" w:rsidRDefault="00A1B2C3"/>
        </w:tc>
        <w:tc>
          <w:tcPr>
            <w:tcW w:w="900" w:type="dxa"/>
          </w:tcPr>
          <w:p w14:paraId="1A2B3D8C" w14:textId="77777777" w:rsidR="00A1B2C3" w:rsidRDefault="00A1B2C3">
            <w:r w:rsidRPr="00C4D5E6">
              <w:rPr>
                <w:rFonts w:ascii="Times New Roman" w:hAnsi="Times New Roman" w:eastAsia="宋体"/>
                <w:sz w:val="24"/>
                <w:szCs w:val="24"/>
              </w:rPr>
              <w:t xml:space="preserve">0.238</w:t>
            </w:r>
          </w:p>
        </w:tc>
        <w:tc>
          <w:tcPr>
            <w:tcW w:w="900" w:type="dxa"/>
          </w:tcPr>
          <w:p w14:paraId="1A2B3D8D" w14:textId="77777777" w:rsidR="00A1B2C3" w:rsidRDefault="00A1B2C3">
            <w:r w:rsidRPr="00C4D5E6">
              <w:rPr>
                <w:rFonts w:ascii="Times New Roman" w:hAnsi="Times New Roman" w:eastAsia="宋体"/>
                <w:sz w:val="24"/>
                <w:szCs w:val="24"/>
              </w:rPr>
              <w:t xml:space="preserve">0.321</w:t>
            </w:r>
          </w:p>
        </w:tc>
        <w:tc>
          <w:tcPr>
            <w:tcW w:w="900" w:type="dxa"/>
          </w:tcPr>
          <w:p w14:paraId="1A2B3D8E" w14:textId="77777777" w:rsidR="00A1B2C3" w:rsidRDefault="00A1B2C3"/>
        </w:tc>
        <w:tc>
          <w:tcPr>
            <w:tcW w:w="900" w:type="dxa"/>
          </w:tcPr>
          <w:p w14:paraId="1A2B3D8F" w14:textId="77777777" w:rsidR="00A1B2C3" w:rsidRDefault="00A1B2C3"/>
        </w:tc>
      </w:tr>
      <w:tr>
        <w:tc>
          <w:tcPr>
            <w:tcW w:w="900" w:type="dxa"/>
          </w:tcPr>
          <w:p w14:paraId="1A2B3D90" w14:textId="77777777" w:rsidR="00A1B2C3" w:rsidRDefault="00A1B2C3"/>
        </w:tc>
        <w:tc>
          <w:tcPr>
            <w:tcW w:w="900" w:type="dxa"/>
          </w:tcPr>
          <w:p w14:paraId="1A2B3D91" w14:textId="77777777" w:rsidR="00A1B2C3" w:rsidRDefault="00A1B2C3">
            <w:r w:rsidRPr="00C4D5E6">
              <w:rPr>
                <w:rFonts w:ascii="Times New Roman" w:hAnsi="Times New Roman" w:eastAsia="宋体"/>
                <w:sz w:val="24"/>
                <w:szCs w:val="24"/>
              </w:rPr>
              <w:t xml:space="preserve">Famale</w:t>
            </w:r>
          </w:p>
        </w:tc>
        <w:tc>
          <w:tcPr>
            <w:tcW w:w="900" w:type="dxa"/>
          </w:tcPr>
          <w:p w14:paraId="1A2B3D92" w14:textId="77777777" w:rsidR="00A1B2C3" w:rsidRDefault="00A1B2C3"/>
        </w:tc>
        <w:tc>
          <w:tcPr>
            <w:tcW w:w="900" w:type="dxa"/>
          </w:tcPr>
          <w:p w14:paraId="1A2B3D93" w14:textId="77777777" w:rsidR="00A1B2C3" w:rsidRDefault="00A1B2C3">
            <w:r w:rsidRPr="00C4D5E6">
              <w:rPr>
                <w:rFonts w:ascii="Times New Roman" w:hAnsi="Times New Roman" w:eastAsia="宋体"/>
                <w:sz w:val="24"/>
                <w:szCs w:val="24"/>
              </w:rPr>
              <w:t xml:space="preserve">0.300–1.650</w:t>
            </w:r>
          </w:p>
        </w:tc>
        <w:tc>
          <w:tcPr>
            <w:tcW w:w="900" w:type="dxa"/>
          </w:tcPr>
          <w:p w14:paraId="1A2B3D94" w14:textId="77777777" w:rsidR="00A1B2C3" w:rsidRDefault="00A1B2C3"/>
        </w:tc>
        <w:tc>
          <w:tcPr>
            <w:tcW w:w="900" w:type="dxa"/>
          </w:tcPr>
          <w:p w14:paraId="1A2B3D95" w14:textId="77777777" w:rsidR="00A1B2C3" w:rsidRDefault="00A1B2C3"/>
        </w:tc>
        <w:tc>
          <w:tcPr>
            <w:tcW w:w="900" w:type="dxa"/>
          </w:tcPr>
          <w:p w14:paraId="1A2B3D96" w14:textId="77777777" w:rsidR="00A1B2C3" w:rsidRDefault="00A1B2C3"/>
        </w:tc>
        <w:tc>
          <w:tcPr>
            <w:tcW w:w="900" w:type="dxa"/>
          </w:tcPr>
          <w:p w14:paraId="1A2B3D97" w14:textId="77777777" w:rsidR="00A1B2C3" w:rsidRDefault="00A1B2C3">
            <w:r w:rsidRPr="00C4D5E6">
              <w:rPr>
                <w:rFonts w:ascii="Times New Roman" w:hAnsi="Times New Roman" w:eastAsia="宋体"/>
                <w:sz w:val="24"/>
                <w:szCs w:val="24"/>
              </w:rPr>
              <w:t xml:space="preserve">0.044–2.364</w:t>
            </w:r>
          </w:p>
        </w:tc>
        <w:tc>
          <w:tcPr>
            <w:tcW w:w="900" w:type="dxa"/>
          </w:tcPr>
          <w:p w14:paraId="1A2B3D98" w14:textId="77777777" w:rsidR="00A1B2C3" w:rsidRDefault="00A1B2C3"/>
        </w:tc>
        <w:tc>
          <w:tcPr>
            <w:tcW w:w="900" w:type="dxa"/>
          </w:tcPr>
          <w:p w14:paraId="1A2B3D99" w14:textId="77777777" w:rsidR="00A1B2C3" w:rsidRDefault="00A1B2C3"/>
        </w:tc>
      </w:tr>
      <w:tr>
        <w:tc>
          <w:tcPr>
            <w:tcW w:w="900" w:type="dxa"/>
          </w:tcPr>
          <w:p w14:paraId="1A2B3D9A" w14:textId="77777777" w:rsidR="00A1B2C3" w:rsidRDefault="00A1B2C3">
            <w:r w:rsidRPr="00C4D5E6">
              <w:rPr>
                <w:rFonts w:ascii="Times New Roman" w:hAnsi="Times New Roman" w:eastAsia="宋体"/>
                <w:sz w:val="24"/>
                <w:szCs w:val="24"/>
              </w:rPr>
              <w:t xml:space="preserve">KPS score</w:t>
            </w:r>
          </w:p>
        </w:tc>
        <w:tc>
          <w:tcPr>
            <w:tcW w:w="900" w:type="dxa"/>
          </w:tcPr>
          <w:p w14:paraId="1A2B3D9B" w14:textId="77777777" w:rsidR="00A1B2C3" w:rsidRDefault="00A1B2C3">
            <w:r w:rsidRPr="00C4D5E6">
              <w:rPr>
                <w:rFonts w:ascii="Times New Roman" w:hAnsi="Times New Roman" w:eastAsia="宋体"/>
                <w:sz w:val="24"/>
                <w:szCs w:val="24"/>
              </w:rPr>
              <w:t xml:space="preserve">&gt; 80</w:t>
            </w:r>
          </w:p>
        </w:tc>
        <w:tc>
          <w:tcPr>
            <w:tcW w:w="900" w:type="dxa"/>
          </w:tcPr>
          <w:p w14:paraId="1A2B3D9C" w14:textId="77777777" w:rsidR="00A1B2C3" w:rsidRDefault="00A1B2C3">
            <w:r w:rsidRPr="00C4D5E6">
              <w:rPr>
                <w:rFonts w:ascii="Times New Roman" w:hAnsi="Times New Roman" w:eastAsia="宋体"/>
                <w:sz w:val="24"/>
                <w:szCs w:val="24"/>
              </w:rPr>
              <w:t xml:space="preserve">0.146</w:t>
            </w:r>
          </w:p>
        </w:tc>
        <w:tc>
          <w:tcPr>
            <w:tcW w:w="900" w:type="dxa"/>
          </w:tcPr>
          <w:p w14:paraId="1A2B3D9D" w14:textId="77777777" w:rsidR="00A1B2C3" w:rsidRDefault="00A1B2C3">
            <w:r w:rsidRPr="00C4D5E6">
              <w:rPr>
                <w:rFonts w:ascii="Times New Roman" w:hAnsi="Times New Roman" w:eastAsia="宋体"/>
                <w:sz w:val="24"/>
                <w:szCs w:val="24"/>
              </w:rPr>
              <w:t xml:space="preserve">0.599</w:t>
            </w:r>
          </w:p>
        </w:tc>
        <w:tc>
          <w:tcPr>
            <w:tcW w:w="900" w:type="dxa"/>
          </w:tcPr>
          <w:p w14:paraId="1A2B3D9E" w14:textId="77777777" w:rsidR="00A1B2C3" w:rsidRDefault="00A1B2C3"/>
        </w:tc>
        <w:tc>
          <w:tcPr>
            <w:tcW w:w="900" w:type="dxa"/>
          </w:tcPr>
          <w:p w14:paraId="1A2B3D9F" w14:textId="77777777" w:rsidR="00A1B2C3" w:rsidRDefault="00A1B2C3"/>
        </w:tc>
        <w:tc>
          <w:tcPr>
            <w:tcW w:w="900" w:type="dxa"/>
          </w:tcPr>
          <w:p w14:paraId="1A2B3DA0" w14:textId="77777777" w:rsidR="00A1B2C3" w:rsidRDefault="00A1B2C3">
            <w:r w:rsidRPr="00C4D5E6">
              <w:rPr>
                <w:rFonts w:ascii="Times New Roman" w:hAnsi="Times New Roman" w:eastAsia="宋体"/>
                <w:sz w:val="24"/>
                <w:szCs w:val="24"/>
              </w:rPr>
              <w:t xml:space="preserve">0.039</w:t>
            </w:r>
          </w:p>
        </w:tc>
        <w:tc>
          <w:tcPr>
            <w:tcW w:w="900" w:type="dxa"/>
          </w:tcPr>
          <w:p w14:paraId="1A2B3DA1" w14:textId="77777777" w:rsidR="00A1B2C3" w:rsidRDefault="00A1B2C3">
            <w:r w:rsidRPr="00C4D5E6">
              <w:rPr>
                <w:rFonts w:ascii="Times New Roman" w:hAnsi="Times New Roman" w:eastAsia="宋体"/>
                <w:sz w:val="24"/>
                <w:szCs w:val="24"/>
              </w:rPr>
              <w:t xml:space="preserve">0.334</w:t>
            </w:r>
          </w:p>
        </w:tc>
        <w:tc>
          <w:tcPr>
            <w:tcW w:w="900" w:type="dxa"/>
          </w:tcPr>
          <w:p w14:paraId="1A2B3DA2" w14:textId="77777777" w:rsidR="00A1B2C3" w:rsidRDefault="00A1B2C3">
            <w:r w:rsidRPr="00C4D5E6">
              <w:rPr>
                <w:rFonts w:ascii="Times New Roman" w:hAnsi="Times New Roman" w:eastAsia="宋体"/>
                <w:sz w:val="24"/>
                <w:szCs w:val="24"/>
              </w:rPr>
              <w:t xml:space="preserve">0.042</w:t>
            </w:r>
          </w:p>
        </w:tc>
        <w:tc>
          <w:tcPr>
            <w:tcW w:w="900" w:type="dxa"/>
          </w:tcPr>
          <w:p w14:paraId="1A2B3DA3" w14:textId="77777777" w:rsidR="00A1B2C3" w:rsidRDefault="00A1B2C3">
            <w:r w:rsidRPr="00C4D5E6">
              <w:rPr>
                <w:rFonts w:ascii="Times New Roman" w:hAnsi="Times New Roman" w:eastAsia="宋体"/>
                <w:sz w:val="24"/>
                <w:szCs w:val="24"/>
              </w:rPr>
              <w:t xml:space="preserve">0.310</w:t>
            </w:r>
          </w:p>
        </w:tc>
      </w:tr>
      <w:tr>
        <w:tc>
          <w:tcPr>
            <w:tcW w:w="900" w:type="dxa"/>
          </w:tcPr>
          <w:p w14:paraId="1A2B3DA4" w14:textId="77777777" w:rsidR="00A1B2C3" w:rsidRDefault="00A1B2C3"/>
        </w:tc>
        <w:tc>
          <w:tcPr>
            <w:tcW w:w="900" w:type="dxa"/>
          </w:tcPr>
          <w:p w14:paraId="1A2B3DA5" w14:textId="77777777" w:rsidR="00A1B2C3" w:rsidRDefault="00A1B2C3">
            <w:r w:rsidRPr="00C4D5E6">
              <w:rPr>
                <w:rFonts w:ascii="Times New Roman" w:hAnsi="Times New Roman" w:eastAsia="宋体"/>
                <w:sz w:val="24"/>
                <w:szCs w:val="24"/>
              </w:rPr>
              <w:t xml:space="preserve">≤ 80</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0.297–1.206</w:t>
            </w:r>
          </w:p>
        </w:tc>
        <w:tc>
          <w:tcPr>
            <w:tcW w:w="900" w:type="dxa"/>
          </w:tcPr>
          <w:p w14:paraId="1A2B3DA8" w14:textId="77777777" w:rsidR="00A1B2C3" w:rsidRDefault="00A1B2C3"/>
        </w:tc>
        <w:tc>
          <w:tcPr>
            <w:tcW w:w="900" w:type="dxa"/>
          </w:tcPr>
          <w:p w14:paraId="1A2B3DA9" w14:textId="77777777" w:rsidR="00A1B2C3" w:rsidRDefault="00A1B2C3"/>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0.113–0.992</w:t>
            </w:r>
          </w:p>
        </w:tc>
        <w:tc>
          <w:tcPr>
            <w:tcW w:w="900" w:type="dxa"/>
          </w:tcPr>
          <w:p w14:paraId="1A2B3DAC" w14:textId="77777777" w:rsidR="00A1B2C3" w:rsidRDefault="00A1B2C3"/>
        </w:tc>
        <w:tc>
          <w:tcPr>
            <w:tcW w:w="900" w:type="dxa"/>
          </w:tcPr>
          <w:p w14:paraId="1A2B3DAD" w14:textId="77777777" w:rsidR="00A1B2C3" w:rsidRDefault="00A1B2C3">
            <w:r w:rsidRPr="00C4D5E6">
              <w:rPr>
                <w:rFonts w:ascii="Times New Roman" w:hAnsi="Times New Roman" w:eastAsia="宋体"/>
                <w:sz w:val="24"/>
                <w:szCs w:val="24"/>
              </w:rPr>
              <w:t xml:space="preserve">0.100–0.960</w:t>
            </w:r>
          </w:p>
        </w:tc>
      </w:tr>
      <w:tr>
        <w:tc>
          <w:tcPr>
            <w:tcW w:w="900" w:type="dxa"/>
          </w:tcPr>
          <w:p w14:paraId="1A2B3DAE" w14:textId="77777777" w:rsidR="00A1B2C3" w:rsidRDefault="00A1B2C3">
            <w:r w:rsidRPr="00C4D5E6">
              <w:rPr>
                <w:rFonts w:ascii="Times New Roman" w:hAnsi="Times New Roman" w:eastAsia="宋体"/>
                <w:sz w:val="24"/>
                <w:szCs w:val="24"/>
              </w:rPr>
              <w:t xml:space="preserve">Smoking status</w:t>
            </w:r>
          </w:p>
        </w:tc>
        <w:tc>
          <w:tcPr>
            <w:tcW w:w="900" w:type="dxa"/>
          </w:tcPr>
          <w:p w14:paraId="1A2B3DAF" w14:textId="77777777" w:rsidR="00A1B2C3" w:rsidRDefault="00A1B2C3">
            <w:r w:rsidRPr="00C4D5E6">
              <w:rPr>
                <w:rFonts w:ascii="Times New Roman" w:hAnsi="Times New Roman" w:eastAsia="宋体"/>
                <w:sz w:val="24"/>
                <w:szCs w:val="24"/>
              </w:rPr>
              <w:t xml:space="preserve">Ever</w:t>
            </w:r>
          </w:p>
        </w:tc>
        <w:tc>
          <w:tcPr>
            <w:tcW w:w="900" w:type="dxa"/>
          </w:tcPr>
          <w:p w14:paraId="1A2B3DB0" w14:textId="77777777" w:rsidR="00A1B2C3" w:rsidRDefault="00A1B2C3">
            <w:r w:rsidRPr="00C4D5E6">
              <w:rPr>
                <w:rFonts w:ascii="Times New Roman" w:hAnsi="Times New Roman" w:eastAsia="宋体"/>
                <w:sz w:val="24"/>
                <w:szCs w:val="24"/>
              </w:rPr>
              <w:t xml:space="preserve">0.681</w:t>
            </w:r>
          </w:p>
        </w:tc>
        <w:tc>
          <w:tcPr>
            <w:tcW w:w="900" w:type="dxa"/>
          </w:tcPr>
          <w:p w14:paraId="1A2B3DB1" w14:textId="77777777" w:rsidR="00A1B2C3" w:rsidRDefault="00A1B2C3">
            <w:r w:rsidRPr="00C4D5E6">
              <w:rPr>
                <w:rFonts w:ascii="Times New Roman" w:hAnsi="Times New Roman" w:eastAsia="宋体"/>
                <w:sz w:val="24"/>
                <w:szCs w:val="24"/>
              </w:rPr>
              <w:t xml:space="preserve">1.137</w:t>
            </w:r>
          </w:p>
        </w:tc>
        <w:tc>
          <w:tcPr>
            <w:tcW w:w="900" w:type="dxa"/>
          </w:tcPr>
          <w:p w14:paraId="1A2B3DB2" w14:textId="77777777" w:rsidR="00A1B2C3" w:rsidRDefault="00A1B2C3"/>
        </w:tc>
        <w:tc>
          <w:tcPr>
            <w:tcW w:w="900" w:type="dxa"/>
          </w:tcPr>
          <w:p w14:paraId="1A2B3DB3" w14:textId="77777777" w:rsidR="00A1B2C3" w:rsidRDefault="00A1B2C3"/>
        </w:tc>
        <w:tc>
          <w:tcPr>
            <w:tcW w:w="900" w:type="dxa"/>
          </w:tcPr>
          <w:p w14:paraId="1A2B3DB4" w14:textId="77777777" w:rsidR="00A1B2C3" w:rsidRDefault="00A1B2C3">
            <w:r w:rsidRPr="00C4D5E6">
              <w:rPr>
                <w:rFonts w:ascii="Times New Roman" w:hAnsi="Times New Roman" w:eastAsia="宋体"/>
                <w:sz w:val="24"/>
                <w:szCs w:val="24"/>
              </w:rPr>
              <w:t xml:space="preserve">0.092</w:t>
            </w:r>
          </w:p>
        </w:tc>
        <w:tc>
          <w:tcPr>
            <w:tcW w:w="900" w:type="dxa"/>
          </w:tcPr>
          <w:p w14:paraId="1A2B3DB5" w14:textId="77777777" w:rsidR="00A1B2C3" w:rsidRDefault="00A1B2C3">
            <w:r w:rsidRPr="00C4D5E6">
              <w:rPr>
                <w:rFonts w:ascii="Times New Roman" w:hAnsi="Times New Roman" w:eastAsia="宋体"/>
                <w:sz w:val="24"/>
                <w:szCs w:val="24"/>
              </w:rPr>
              <w:t xml:space="preserve">2.420</w:t>
            </w:r>
          </w:p>
        </w:tc>
        <w:tc>
          <w:tcPr>
            <w:tcW w:w="900" w:type="dxa"/>
          </w:tcPr>
          <w:p w14:paraId="1A2B3DB6" w14:textId="77777777" w:rsidR="00A1B2C3" w:rsidRDefault="00A1B2C3"/>
        </w:tc>
        <w:tc>
          <w:tcPr>
            <w:tcW w:w="900" w:type="dxa"/>
          </w:tcPr>
          <w:p w14:paraId="1A2B3DB7" w14:textId="77777777" w:rsidR="00A1B2C3" w:rsidRDefault="00A1B2C3"/>
        </w:tc>
      </w:tr>
      <w:tr>
        <w:tc>
          <w:tcPr>
            <w:tcW w:w="900" w:type="dxa"/>
          </w:tcPr>
          <w:p w14:paraId="1A2B3DB8" w14:textId="77777777" w:rsidR="00A1B2C3" w:rsidRDefault="00A1B2C3"/>
        </w:tc>
        <w:tc>
          <w:tcPr>
            <w:tcW w:w="900" w:type="dxa"/>
          </w:tcPr>
          <w:p w14:paraId="1A2B3DB9" w14:textId="77777777" w:rsidR="00A1B2C3" w:rsidRDefault="00A1B2C3">
            <w:r w:rsidRPr="00C4D5E6">
              <w:rPr>
                <w:rFonts w:ascii="Times New Roman" w:hAnsi="Times New Roman" w:eastAsia="宋体"/>
                <w:sz w:val="24"/>
                <w:szCs w:val="24"/>
              </w:rPr>
              <w:t xml:space="preserve">Never</w:t>
            </w:r>
          </w:p>
        </w:tc>
        <w:tc>
          <w:tcPr>
            <w:tcW w:w="900" w:type="dxa"/>
          </w:tcPr>
          <w:p w14:paraId="1A2B3DBA" w14:textId="77777777" w:rsidR="00A1B2C3" w:rsidRDefault="00A1B2C3"/>
        </w:tc>
        <w:tc>
          <w:tcPr>
            <w:tcW w:w="900" w:type="dxa"/>
          </w:tcPr>
          <w:p w14:paraId="1A2B3DBB" w14:textId="77777777" w:rsidR="00A1B2C3" w:rsidRDefault="00A1B2C3">
            <w:r w:rsidRPr="00C4D5E6">
              <w:rPr>
                <w:rFonts w:ascii="Times New Roman" w:hAnsi="Times New Roman" w:eastAsia="宋体"/>
                <w:sz w:val="24"/>
                <w:szCs w:val="24"/>
              </w:rPr>
              <w:t xml:space="preserve">0.617–2.095</w:t>
            </w:r>
          </w:p>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r w:rsidRPr="00C4D5E6">
              <w:rPr>
                <w:rFonts w:ascii="Times New Roman" w:hAnsi="Times New Roman" w:eastAsia="宋体"/>
                <w:sz w:val="24"/>
                <w:szCs w:val="24"/>
              </w:rPr>
              <w:t xml:space="preserve">0.837–6.998</w:t>
            </w:r>
          </w:p>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Smoking index</w:t>
            </w:r>
          </w:p>
        </w:tc>
        <w:tc>
          <w:tcPr>
            <w:tcW w:w="900" w:type="dxa"/>
          </w:tcPr>
          <w:p w14:paraId="1A2B3DC3" w14:textId="77777777" w:rsidR="00A1B2C3" w:rsidRDefault="00A1B2C3">
            <w:r w:rsidRPr="00C4D5E6">
              <w:rPr>
                <w:rFonts w:ascii="Times New Roman" w:hAnsi="Times New Roman" w:eastAsia="宋体"/>
                <w:sz w:val="24"/>
                <w:szCs w:val="24"/>
              </w:rPr>
              <w:t xml:space="preserve">&lt; 850</w:t>
            </w:r>
          </w:p>
        </w:tc>
        <w:tc>
          <w:tcPr>
            <w:tcW w:w="900" w:type="dxa"/>
          </w:tcPr>
          <w:p w14:paraId="1A2B3DC4" w14:textId="77777777" w:rsidR="00A1B2C3" w:rsidRDefault="00A1B2C3">
            <w:r w:rsidRPr="00C4D5E6">
              <w:rPr>
                <w:rFonts w:ascii="Times New Roman" w:hAnsi="Times New Roman" w:eastAsia="宋体"/>
                <w:sz w:val="24"/>
                <w:szCs w:val="24"/>
              </w:rPr>
              <w:t xml:space="preserve">0.203</w:t>
            </w:r>
          </w:p>
        </w:tc>
        <w:tc>
          <w:tcPr>
            <w:tcW w:w="900" w:type="dxa"/>
          </w:tcPr>
          <w:p w14:paraId="1A2B3DC5" w14:textId="77777777" w:rsidR="00A1B2C3" w:rsidRDefault="00A1B2C3">
            <w:r w:rsidRPr="00C4D5E6">
              <w:rPr>
                <w:rFonts w:ascii="Times New Roman" w:hAnsi="Times New Roman" w:eastAsia="宋体"/>
                <w:sz w:val="24"/>
                <w:szCs w:val="24"/>
              </w:rPr>
              <w:t xml:space="preserve">1.667</w:t>
            </w:r>
          </w:p>
        </w:tc>
        <w:tc>
          <w:tcPr>
            <w:tcW w:w="900" w:type="dxa"/>
          </w:tcPr>
          <w:p w14:paraId="1A2B3DC6" w14:textId="77777777" w:rsidR="00A1B2C3" w:rsidRDefault="00A1B2C3"/>
        </w:tc>
        <w:tc>
          <w:tcPr>
            <w:tcW w:w="900" w:type="dxa"/>
          </w:tcPr>
          <w:p w14:paraId="1A2B3DC7" w14:textId="77777777" w:rsidR="00A1B2C3" w:rsidRDefault="00A1B2C3"/>
        </w:tc>
        <w:tc>
          <w:tcPr>
            <w:tcW w:w="900" w:type="dxa"/>
          </w:tcPr>
          <w:p w14:paraId="1A2B3DC8" w14:textId="77777777" w:rsidR="00A1B2C3" w:rsidRDefault="00A1B2C3">
            <w:r w:rsidRPr="00C4D5E6">
              <w:rPr>
                <w:rFonts w:ascii="Times New Roman" w:hAnsi="Times New Roman" w:eastAsia="宋体"/>
                <w:sz w:val="24"/>
                <w:szCs w:val="24"/>
              </w:rPr>
              <w:t xml:space="preserve">0.039</w:t>
            </w:r>
          </w:p>
        </w:tc>
        <w:tc>
          <w:tcPr>
            <w:tcW w:w="900" w:type="dxa"/>
          </w:tcPr>
          <w:p w14:paraId="1A2B3DC9" w14:textId="77777777" w:rsidR="00A1B2C3" w:rsidRDefault="00A1B2C3">
            <w:r w:rsidRPr="00C4D5E6">
              <w:rPr>
                <w:rFonts w:ascii="Times New Roman" w:hAnsi="Times New Roman" w:eastAsia="宋体"/>
                <w:sz w:val="24"/>
                <w:szCs w:val="24"/>
              </w:rPr>
              <w:t xml:space="preserve">3.377</w:t>
            </w:r>
          </w:p>
        </w:tc>
        <w:tc>
          <w:tcPr>
            <w:tcW w:w="900" w:type="dxa"/>
          </w:tcPr>
          <w:p w14:paraId="1A2B3DCA" w14:textId="77777777" w:rsidR="00A1B2C3" w:rsidRDefault="00A1B2C3">
            <w:r w:rsidRPr="00C4D5E6">
              <w:rPr>
                <w:rFonts w:ascii="Times New Roman" w:hAnsi="Times New Roman" w:eastAsia="宋体"/>
                <w:sz w:val="24"/>
                <w:szCs w:val="24"/>
              </w:rPr>
              <w:t xml:space="preserve">0.380</w:t>
            </w:r>
          </w:p>
        </w:tc>
        <w:tc>
          <w:tcPr>
            <w:tcW w:w="900" w:type="dxa"/>
          </w:tcPr>
          <w:p w14:paraId="1A2B3DCB" w14:textId="77777777" w:rsidR="00A1B2C3" w:rsidRDefault="00A1B2C3">
            <w:r w:rsidRPr="00C4D5E6">
              <w:rPr>
                <w:rFonts w:ascii="Times New Roman" w:hAnsi="Times New Roman" w:eastAsia="宋体"/>
                <w:sz w:val="24"/>
                <w:szCs w:val="24"/>
              </w:rPr>
              <w:t xml:space="preserve">1.780</w:t>
            </w:r>
          </w:p>
        </w:tc>
      </w:tr>
      <w:tr>
        <w:tc>
          <w:tcPr>
            <w:tcW w:w="900" w:type="dxa"/>
          </w:tcPr>
          <w:p w14:paraId="1A2B3DCC" w14:textId="77777777" w:rsidR="00A1B2C3" w:rsidRDefault="00A1B2C3"/>
        </w:tc>
        <w:tc>
          <w:tcPr>
            <w:tcW w:w="900" w:type="dxa"/>
          </w:tcPr>
          <w:p w14:paraId="1A2B3DCD" w14:textId="77777777" w:rsidR="00A1B2C3" w:rsidRDefault="00A1B2C3">
            <w:r w:rsidRPr="00C4D5E6">
              <w:rPr>
                <w:rFonts w:ascii="Times New Roman" w:hAnsi="Times New Roman" w:eastAsia="宋体"/>
                <w:sz w:val="24"/>
                <w:szCs w:val="24"/>
              </w:rPr>
              <w:t xml:space="preserve">≥ 850</w:t>
            </w:r>
          </w:p>
        </w:tc>
        <w:tc>
          <w:tcPr>
            <w:tcW w:w="900" w:type="dxa"/>
          </w:tcPr>
          <w:p w14:paraId="1A2B3DCE" w14:textId="77777777" w:rsidR="00A1B2C3" w:rsidRDefault="00A1B2C3"/>
        </w:tc>
        <w:tc>
          <w:tcPr>
            <w:tcW w:w="900" w:type="dxa"/>
          </w:tcPr>
          <w:p w14:paraId="1A2B3DCF" w14:textId="77777777" w:rsidR="00A1B2C3" w:rsidRDefault="00A1B2C3">
            <w:r w:rsidRPr="00C4D5E6">
              <w:rPr>
                <w:rFonts w:ascii="Times New Roman" w:hAnsi="Times New Roman" w:eastAsia="宋体"/>
                <w:sz w:val="24"/>
                <w:szCs w:val="24"/>
              </w:rPr>
              <w:t xml:space="preserve">0.751–3.700</w:t>
            </w:r>
          </w:p>
        </w:tc>
        <w:tc>
          <w:tcPr>
            <w:tcW w:w="900" w:type="dxa"/>
          </w:tcPr>
          <w:p w14:paraId="1A2B3DD0" w14:textId="77777777" w:rsidR="00A1B2C3" w:rsidRDefault="00A1B2C3"/>
        </w:tc>
        <w:tc>
          <w:tcPr>
            <w:tcW w:w="900" w:type="dxa"/>
          </w:tcPr>
          <w:p w14:paraId="1A2B3DD1" w14:textId="77777777" w:rsidR="00A1B2C3" w:rsidRDefault="00A1B2C3"/>
        </w:tc>
        <w:tc>
          <w:tcPr>
            <w:tcW w:w="900" w:type="dxa"/>
          </w:tcPr>
          <w:p w14:paraId="1A2B3DD2" w14:textId="77777777" w:rsidR="00A1B2C3" w:rsidRDefault="00A1B2C3"/>
        </w:tc>
        <w:tc>
          <w:tcPr>
            <w:tcW w:w="900" w:type="dxa"/>
          </w:tcPr>
          <w:p w14:paraId="1A2B3DD3" w14:textId="77777777" w:rsidR="00A1B2C3" w:rsidRDefault="00A1B2C3">
            <w:r w:rsidRPr="00C4D5E6">
              <w:rPr>
                <w:rFonts w:ascii="Times New Roman" w:hAnsi="Times New Roman" w:eastAsia="宋体"/>
                <w:sz w:val="24"/>
                <w:szCs w:val="24"/>
              </w:rPr>
              <w:t xml:space="preserve">0.984–11.587</w:t>
            </w:r>
          </w:p>
        </w:tc>
        <w:tc>
          <w:tcPr>
            <w:tcW w:w="900" w:type="dxa"/>
          </w:tcPr>
          <w:p w14:paraId="1A2B3DD4" w14:textId="77777777" w:rsidR="00A1B2C3" w:rsidRDefault="00A1B2C3"/>
        </w:tc>
        <w:tc>
          <w:tcPr>
            <w:tcW w:w="900" w:type="dxa"/>
          </w:tcPr>
          <w:p w14:paraId="1A2B3DD5" w14:textId="77777777" w:rsidR="00A1B2C3" w:rsidRDefault="00A1B2C3">
            <w:r w:rsidRPr="00C4D5E6">
              <w:rPr>
                <w:rFonts w:ascii="Times New Roman" w:hAnsi="Times New Roman" w:eastAsia="宋体"/>
                <w:sz w:val="24"/>
                <w:szCs w:val="24"/>
              </w:rPr>
              <w:t xml:space="preserve">0.491–6.453</w:t>
            </w:r>
          </w:p>
        </w:tc>
      </w:tr>
      <w:tr>
        <w:tc>
          <w:tcPr>
            <w:tcW w:w="900" w:type="dxa"/>
          </w:tcPr>
          <w:p w14:paraId="1A2B3DD6" w14:textId="77777777" w:rsidR="00A1B2C3" w:rsidRDefault="00A1B2C3">
            <w:r w:rsidRPr="00C4D5E6">
              <w:rPr>
                <w:rFonts w:ascii="Times New Roman" w:hAnsi="Times New Roman" w:eastAsia="宋体"/>
                <w:sz w:val="24"/>
                <w:szCs w:val="24"/>
              </w:rPr>
              <w:t xml:space="preserve">Drinking index</w:t>
            </w:r>
          </w:p>
        </w:tc>
        <w:tc>
          <w:tcPr>
            <w:tcW w:w="900" w:type="dxa"/>
          </w:tcPr>
          <w:p w14:paraId="1A2B3DD7" w14:textId="77777777" w:rsidR="00A1B2C3" w:rsidRDefault="00A1B2C3">
            <w:r w:rsidRPr="00C4D5E6">
              <w:rPr>
                <w:rFonts w:ascii="Times New Roman" w:hAnsi="Times New Roman" w:eastAsia="宋体"/>
                <w:sz w:val="24"/>
                <w:szCs w:val="24"/>
              </w:rPr>
              <w:t xml:space="preserve">&gt; 4500</w:t>
            </w:r>
          </w:p>
        </w:tc>
        <w:tc>
          <w:tcPr>
            <w:tcW w:w="900" w:type="dxa"/>
          </w:tcPr>
          <w:p w14:paraId="1A2B3DD8" w14:textId="77777777" w:rsidR="00A1B2C3" w:rsidRDefault="00A1B2C3">
            <w:r w:rsidRPr="00C4D5E6">
              <w:rPr>
                <w:rFonts w:ascii="Times New Roman" w:hAnsi="Times New Roman" w:eastAsia="宋体"/>
                <w:sz w:val="24"/>
                <w:szCs w:val="24"/>
              </w:rPr>
              <w:t xml:space="preserve">0.007</w:t>
            </w:r>
          </w:p>
        </w:tc>
        <w:tc>
          <w:tcPr>
            <w:tcW w:w="900" w:type="dxa"/>
          </w:tcPr>
          <w:p w14:paraId="1A2B3DD9" w14:textId="77777777" w:rsidR="00A1B2C3" w:rsidRDefault="00A1B2C3">
            <w:r w:rsidRPr="00C4D5E6">
              <w:rPr>
                <w:rFonts w:ascii="Times New Roman" w:hAnsi="Times New Roman" w:eastAsia="宋体"/>
                <w:sz w:val="24"/>
                <w:szCs w:val="24"/>
              </w:rPr>
              <w:t xml:space="preserve">0.464</w:t>
            </w:r>
          </w:p>
        </w:tc>
        <w:tc>
          <w:tcPr>
            <w:tcW w:w="900" w:type="dxa"/>
          </w:tcPr>
          <w:p w14:paraId="1A2B3DDA" w14:textId="77777777" w:rsidR="00A1B2C3" w:rsidRDefault="00A1B2C3">
            <w:r w:rsidRPr="00C4D5E6">
              <w:rPr>
                <w:rFonts w:ascii="Times New Roman" w:hAnsi="Times New Roman" w:eastAsia="宋体"/>
                <w:sz w:val="24"/>
                <w:szCs w:val="24"/>
              </w:rPr>
              <w:t xml:space="preserve">0.010</w:t>
            </w:r>
          </w:p>
        </w:tc>
        <w:tc>
          <w:tcPr>
            <w:tcW w:w="900" w:type="dxa"/>
          </w:tcPr>
          <w:p w14:paraId="1A2B3DDB" w14:textId="77777777" w:rsidR="00A1B2C3" w:rsidRDefault="00A1B2C3">
            <w:r w:rsidRPr="00C4D5E6">
              <w:rPr>
                <w:rFonts w:ascii="Times New Roman" w:hAnsi="Times New Roman" w:eastAsia="宋体"/>
                <w:sz w:val="24"/>
                <w:szCs w:val="24"/>
              </w:rPr>
              <w:t xml:space="preserve">0.473</w:t>
            </w:r>
          </w:p>
        </w:tc>
        <w:tc>
          <w:tcPr>
            <w:tcW w:w="900" w:type="dxa"/>
          </w:tcPr>
          <w:p w14:paraId="1A2B3DDC" w14:textId="77777777" w:rsidR="00A1B2C3" w:rsidRDefault="00A1B2C3">
            <w:r w:rsidRPr="00C4D5E6">
              <w:rPr>
                <w:rFonts w:ascii="Times New Roman" w:hAnsi="Times New Roman" w:eastAsia="宋体"/>
                <w:sz w:val="24"/>
                <w:szCs w:val="24"/>
              </w:rPr>
              <w:t xml:space="preserve">0.072</w:t>
            </w:r>
          </w:p>
        </w:tc>
        <w:tc>
          <w:tcPr>
            <w:tcW w:w="900" w:type="dxa"/>
          </w:tcPr>
          <w:p w14:paraId="1A2B3DDD" w14:textId="77777777" w:rsidR="00A1B2C3" w:rsidRDefault="00A1B2C3">
            <w:r w:rsidRPr="00C4D5E6">
              <w:rPr>
                <w:rFonts w:ascii="Times New Roman" w:hAnsi="Times New Roman" w:eastAsia="宋体"/>
                <w:sz w:val="24"/>
                <w:szCs w:val="24"/>
              </w:rPr>
              <w:t xml:space="preserve">0.485</w:t>
            </w:r>
          </w:p>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tc>
        <w:tc>
          <w:tcPr>
            <w:tcW w:w="900" w:type="dxa"/>
          </w:tcPr>
          <w:p w14:paraId="1A2B3DE1" w14:textId="77777777" w:rsidR="00A1B2C3" w:rsidRDefault="00A1B2C3">
            <w:r w:rsidRPr="00C4D5E6">
              <w:rPr>
                <w:rFonts w:ascii="Times New Roman" w:hAnsi="Times New Roman" w:eastAsia="宋体"/>
                <w:sz w:val="24"/>
                <w:szCs w:val="24"/>
              </w:rPr>
              <w:t xml:space="preserve">≤ 4500</w:t>
            </w:r>
          </w:p>
        </w:tc>
        <w:tc>
          <w:tcPr>
            <w:tcW w:w="900" w:type="dxa"/>
          </w:tcPr>
          <w:p w14:paraId="1A2B3DE2" w14:textId="77777777" w:rsidR="00A1B2C3" w:rsidRDefault="00A1B2C3"/>
        </w:tc>
        <w:tc>
          <w:tcPr>
            <w:tcW w:w="900" w:type="dxa"/>
          </w:tcPr>
          <w:p w14:paraId="1A2B3DE3" w14:textId="77777777" w:rsidR="00A1B2C3" w:rsidRDefault="00A1B2C3">
            <w:r w:rsidRPr="00C4D5E6">
              <w:rPr>
                <w:rFonts w:ascii="Times New Roman" w:hAnsi="Times New Roman" w:eastAsia="宋体"/>
                <w:sz w:val="24"/>
                <w:szCs w:val="24"/>
              </w:rPr>
              <w:t xml:space="preserve">0.263–0.819</w:t>
            </w:r>
          </w:p>
        </w:tc>
        <w:tc>
          <w:tcPr>
            <w:tcW w:w="900" w:type="dxa"/>
          </w:tcPr>
          <w:p w14:paraId="1A2B3DE4" w14:textId="77777777" w:rsidR="00A1B2C3" w:rsidRDefault="00A1B2C3"/>
        </w:tc>
        <w:tc>
          <w:tcPr>
            <w:tcW w:w="900" w:type="dxa"/>
          </w:tcPr>
          <w:p w14:paraId="1A2B3DE5" w14:textId="77777777" w:rsidR="00A1B2C3" w:rsidRDefault="00A1B2C3">
            <w:r w:rsidRPr="00C4D5E6">
              <w:rPr>
                <w:rFonts w:ascii="Times New Roman" w:hAnsi="Times New Roman" w:eastAsia="宋体"/>
                <w:sz w:val="24"/>
                <w:szCs w:val="24"/>
              </w:rPr>
              <w:t xml:space="preserve">0.268–0.836</w:t>
            </w:r>
          </w:p>
        </w:tc>
        <w:tc>
          <w:tcPr>
            <w:tcW w:w="900" w:type="dxa"/>
          </w:tcPr>
          <w:p w14:paraId="1A2B3DE6" w14:textId="77777777" w:rsidR="00A1B2C3" w:rsidRDefault="00A1B2C3"/>
        </w:tc>
        <w:tc>
          <w:tcPr>
            <w:tcW w:w="900" w:type="dxa"/>
          </w:tcPr>
          <w:p w14:paraId="1A2B3DE7" w14:textId="77777777" w:rsidR="00A1B2C3" w:rsidRDefault="00A1B2C3">
            <w:r w:rsidRPr="00C4D5E6">
              <w:rPr>
                <w:rFonts w:ascii="Times New Roman" w:hAnsi="Times New Roman" w:eastAsia="宋体"/>
                <w:sz w:val="24"/>
                <w:szCs w:val="24"/>
              </w:rPr>
              <w:t xml:space="preserve">0.217–1.085</w:t>
            </w:r>
          </w:p>
        </w:tc>
        <w:tc>
          <w:tcPr>
            <w:tcW w:w="900" w:type="dxa"/>
          </w:tcPr>
          <w:p w14:paraId="1A2B3DE8" w14:textId="77777777" w:rsidR="00A1B2C3" w:rsidRDefault="00A1B2C3"/>
        </w:tc>
        <w:tc>
          <w:tcPr>
            <w:tcW w:w="900" w:type="dxa"/>
          </w:tcPr>
          <w:p w14:paraId="1A2B3DE9" w14:textId="77777777" w:rsidR="00A1B2C3" w:rsidRDefault="00A1B2C3"/>
        </w:tc>
      </w:tr>
      <w:tr>
        <w:tc>
          <w:tcPr>
            <w:tcW w:w="900" w:type="dxa"/>
          </w:tcPr>
          <w:p w14:paraId="1A2B3DEA" w14:textId="77777777" w:rsidR="00A1B2C3" w:rsidRDefault="00A1B2C3">
            <w:r w:rsidRPr="00C4D5E6">
              <w:rPr>
                <w:rFonts w:ascii="Times New Roman" w:hAnsi="Times New Roman" w:eastAsia="宋体"/>
                <w:sz w:val="24"/>
                <w:szCs w:val="24"/>
              </w:rPr>
              <w:t xml:space="preserve">T stage</w:t>
            </w:r>
          </w:p>
        </w:tc>
        <w:tc>
          <w:tcPr>
            <w:tcW w:w="900" w:type="dxa"/>
          </w:tcPr>
          <w:p w14:paraId="1A2B3DEB" w14:textId="77777777" w:rsidR="00A1B2C3" w:rsidRDefault="00A1B2C3">
            <w:r w:rsidRPr="00C4D5E6">
              <w:rPr>
                <w:rFonts w:ascii="Times New Roman" w:hAnsi="Times New Roman" w:eastAsia="宋体"/>
                <w:sz w:val="24"/>
                <w:szCs w:val="24"/>
              </w:rPr>
              <w:t xml:space="preserve">T4a</w:t>
            </w:r>
          </w:p>
        </w:tc>
        <w:tc>
          <w:tcPr>
            <w:tcW w:w="900" w:type="dxa"/>
          </w:tcPr>
          <w:p w14:paraId="1A2B3DEC" w14:textId="77777777" w:rsidR="00A1B2C3" w:rsidRDefault="00A1B2C3">
            <w:r w:rsidRPr="00C4D5E6">
              <w:rPr>
                <w:rFonts w:ascii="Times New Roman" w:hAnsi="Times New Roman" w:eastAsia="宋体"/>
                <w:sz w:val="24"/>
                <w:szCs w:val="24"/>
              </w:rPr>
              <w:t xml:space="preserve">0.642</w:t>
            </w:r>
          </w:p>
        </w:tc>
        <w:tc>
          <w:tcPr>
            <w:tcW w:w="900" w:type="dxa"/>
          </w:tcPr>
          <w:p w14:paraId="1A2B3DED" w14:textId="77777777" w:rsidR="00A1B2C3" w:rsidRDefault="00A1B2C3">
            <w:r w:rsidRPr="00C4D5E6">
              <w:rPr>
                <w:rFonts w:ascii="Times New Roman" w:hAnsi="Times New Roman" w:eastAsia="宋体"/>
                <w:sz w:val="24"/>
                <w:szCs w:val="24"/>
              </w:rPr>
              <w:t xml:space="preserve">1.138</w:t>
            </w:r>
          </w:p>
        </w:tc>
        <w:tc>
          <w:tcPr>
            <w:tcW w:w="900" w:type="dxa"/>
          </w:tcPr>
          <w:p w14:paraId="1A2B3DEE" w14:textId="77777777" w:rsidR="00A1B2C3" w:rsidRDefault="00A1B2C3"/>
        </w:tc>
        <w:tc>
          <w:tcPr>
            <w:tcW w:w="900" w:type="dxa"/>
          </w:tcPr>
          <w:p w14:paraId="1A2B3DEF" w14:textId="77777777" w:rsidR="00A1B2C3" w:rsidRDefault="00A1B2C3"/>
        </w:tc>
        <w:tc>
          <w:tcPr>
            <w:tcW w:w="900" w:type="dxa"/>
          </w:tcPr>
          <w:p w14:paraId="1A2B3DF0" w14:textId="77777777" w:rsidR="00A1B2C3" w:rsidRDefault="00A1B2C3">
            <w:r w:rsidRPr="00C4D5E6">
              <w:rPr>
                <w:rFonts w:ascii="Times New Roman" w:hAnsi="Times New Roman" w:eastAsia="宋体"/>
                <w:sz w:val="24"/>
                <w:szCs w:val="24"/>
              </w:rPr>
              <w:t xml:space="preserve">0.211</w:t>
            </w:r>
          </w:p>
        </w:tc>
        <w:tc>
          <w:tcPr>
            <w:tcW w:w="900" w:type="dxa"/>
          </w:tcPr>
          <w:p w14:paraId="1A2B3DF1" w14:textId="77777777" w:rsidR="00A1B2C3" w:rsidRDefault="00A1B2C3">
            <w:r w:rsidRPr="00C4D5E6">
              <w:rPr>
                <w:rFonts w:ascii="Times New Roman" w:hAnsi="Times New Roman" w:eastAsia="宋体"/>
                <w:sz w:val="24"/>
                <w:szCs w:val="24"/>
              </w:rPr>
              <w:t xml:space="preserve">1.599</w:t>
            </w:r>
          </w:p>
        </w:tc>
        <w:tc>
          <w:tcPr>
            <w:tcW w:w="900" w:type="dxa"/>
          </w:tcPr>
          <w:p w14:paraId="1A2B3DF2" w14:textId="77777777" w:rsidR="00A1B2C3" w:rsidRDefault="00A1B2C3"/>
        </w:tc>
        <w:tc>
          <w:tcPr>
            <w:tcW w:w="900" w:type="dxa"/>
          </w:tcPr>
          <w:p w14:paraId="1A2B3DF3" w14:textId="77777777" w:rsidR="00A1B2C3" w:rsidRDefault="00A1B2C3"/>
        </w:tc>
      </w:tr>
      <w:tr>
        <w:tc>
          <w:tcPr>
            <w:tcW w:w="900" w:type="dxa"/>
          </w:tcPr>
          <w:p w14:paraId="1A2B3DF4" w14:textId="77777777" w:rsidR="00A1B2C3" w:rsidRDefault="00A1B2C3"/>
        </w:tc>
        <w:tc>
          <w:tcPr>
            <w:tcW w:w="900" w:type="dxa"/>
          </w:tcPr>
          <w:p w14:paraId="1A2B3DF5" w14:textId="77777777" w:rsidR="00A1B2C3" w:rsidRDefault="00A1B2C3">
            <w:r w:rsidRPr="00C4D5E6">
              <w:rPr>
                <w:rFonts w:ascii="Times New Roman" w:hAnsi="Times New Roman" w:eastAsia="宋体"/>
                <w:sz w:val="24"/>
                <w:szCs w:val="24"/>
              </w:rPr>
              <w:t xml:space="preserve">T4b</w:t>
            </w:r>
          </w:p>
        </w:tc>
        <w:tc>
          <w:tcPr>
            <w:tcW w:w="900" w:type="dxa"/>
          </w:tcPr>
          <w:p w14:paraId="1A2B3DF6" w14:textId="77777777" w:rsidR="00A1B2C3" w:rsidRDefault="00A1B2C3"/>
        </w:tc>
        <w:tc>
          <w:tcPr>
            <w:tcW w:w="900" w:type="dxa"/>
          </w:tcPr>
          <w:p w14:paraId="1A2B3DF7" w14:textId="77777777" w:rsidR="00A1B2C3" w:rsidRDefault="00A1B2C3">
            <w:r w:rsidRPr="00C4D5E6">
              <w:rPr>
                <w:rFonts w:ascii="Times New Roman" w:hAnsi="Times New Roman" w:eastAsia="宋体"/>
                <w:sz w:val="24"/>
                <w:szCs w:val="24"/>
              </w:rPr>
              <w:t xml:space="preserve">0.660–1.961</w:t>
            </w:r>
          </w:p>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r w:rsidRPr="00C4D5E6">
              <w:rPr>
                <w:rFonts w:ascii="Times New Roman" w:hAnsi="Times New Roman" w:eastAsia="宋体"/>
                <w:sz w:val="24"/>
                <w:szCs w:val="24"/>
              </w:rPr>
              <w:t xml:space="preserve">0.761–3.363</w:t>
            </w:r>
          </w:p>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N stage</w:t>
            </w:r>
          </w:p>
        </w:tc>
        <w:tc>
          <w:tcPr>
            <w:tcW w:w="900" w:type="dxa"/>
          </w:tcPr>
          <w:p w14:paraId="1A2B3DFF" w14:textId="77777777" w:rsidR="00A1B2C3" w:rsidRDefault="00A1B2C3">
            <w:r w:rsidRPr="00C4D5E6">
              <w:rPr>
                <w:rFonts w:ascii="Times New Roman" w:hAnsi="Times New Roman" w:eastAsia="宋体"/>
                <w:sz w:val="24"/>
                <w:szCs w:val="24"/>
              </w:rPr>
              <w:t xml:space="preserve">N0N1N2N3</w:t>
            </w:r>
          </w:p>
        </w:tc>
        <w:tc>
          <w:tcPr>
            <w:tcW w:w="900" w:type="dxa"/>
          </w:tcPr>
          <w:p w14:paraId="1A2B3E00" w14:textId="77777777" w:rsidR="00A1B2C3" w:rsidRDefault="00A1B2C3">
            <w:r w:rsidRPr="00C4D5E6">
              <w:rPr>
                <w:rFonts w:ascii="Times New Roman" w:hAnsi="Times New Roman" w:eastAsia="宋体"/>
                <w:sz w:val="24"/>
                <w:szCs w:val="24"/>
              </w:rPr>
              <w:t xml:space="preserve">0.334</w:t>
            </w:r>
          </w:p>
        </w:tc>
        <w:tc>
          <w:tcPr>
            <w:tcW w:w="900" w:type="dxa"/>
          </w:tcPr>
          <w:p w14:paraId="1A2B3E01" w14:textId="77777777" w:rsidR="00A1B2C3" w:rsidRDefault="00A1B2C3">
            <w:r w:rsidRPr="00C4D5E6">
              <w:rPr>
                <w:rFonts w:ascii="Times New Roman" w:hAnsi="Times New Roman" w:eastAsia="宋体"/>
                <w:sz w:val="24"/>
                <w:szCs w:val="24"/>
              </w:rPr>
              <w:t xml:space="preserve">1.2510.925–1.691</w:t>
            </w:r>
          </w:p>
        </w:tc>
        <w:tc>
          <w:tcPr>
            <w:tcW w:w="900" w:type="dxa"/>
          </w:tcPr>
          <w:p w14:paraId="1A2B3E02" w14:textId="77777777" w:rsidR="00A1B2C3" w:rsidRDefault="00A1B2C3"/>
        </w:tc>
        <w:tc>
          <w:tcPr>
            <w:tcW w:w="900" w:type="dxa"/>
          </w:tcPr>
          <w:p w14:paraId="1A2B3E03" w14:textId="77777777" w:rsidR="00A1B2C3" w:rsidRDefault="00A1B2C3"/>
        </w:tc>
        <w:tc>
          <w:tcPr>
            <w:tcW w:w="900" w:type="dxa"/>
          </w:tcPr>
          <w:p w14:paraId="1A2B3E04" w14:textId="77777777" w:rsidR="00A1B2C3" w:rsidRDefault="00A1B2C3">
            <w:r w:rsidRPr="00C4D5E6">
              <w:rPr>
                <w:rFonts w:ascii="Times New Roman" w:hAnsi="Times New Roman" w:eastAsia="宋体"/>
                <w:sz w:val="24"/>
                <w:szCs w:val="24"/>
              </w:rPr>
              <w:t xml:space="preserve">0.431</w:t>
            </w:r>
          </w:p>
        </w:tc>
        <w:tc>
          <w:tcPr>
            <w:tcW w:w="900" w:type="dxa"/>
          </w:tcPr>
          <w:p w14:paraId="1A2B3E05" w14:textId="77777777" w:rsidR="00A1B2C3" w:rsidRDefault="00A1B2C3">
            <w:r w:rsidRPr="00C4D5E6">
              <w:rPr>
                <w:rFonts w:ascii="Times New Roman" w:hAnsi="Times New Roman" w:eastAsia="宋体"/>
                <w:sz w:val="24"/>
                <w:szCs w:val="24"/>
              </w:rPr>
              <w:t xml:space="preserve">1.1640.710–1.909</w:t>
            </w:r>
          </w:p>
        </w:tc>
        <w:tc>
          <w:tcPr>
            <w:tcW w:w="900" w:type="dxa"/>
          </w:tcPr>
          <w:p w14:paraId="1A2B3E06" w14:textId="77777777" w:rsidR="00A1B2C3" w:rsidRDefault="00A1B2C3"/>
        </w:tc>
        <w:tc>
          <w:tcPr>
            <w:tcW w:w="900" w:type="dxa"/>
          </w:tcPr>
          <w:p w14:paraId="1A2B3E07" w14:textId="77777777" w:rsidR="00A1B2C3" w:rsidRDefault="00A1B2C3"/>
        </w:tc>
      </w:tr>
      <w:tr>
        <w:tc>
          <w:tcPr>
            <w:tcW w:w="900" w:type="dxa"/>
          </w:tcPr>
          <w:p w14:paraId="1A2B3E08" w14:textId="77777777" w:rsidR="00A1B2C3" w:rsidRDefault="00A1B2C3">
            <w:r w:rsidRPr="00C4D5E6">
              <w:rPr>
                <w:rFonts w:ascii="Times New Roman" w:hAnsi="Times New Roman" w:eastAsia="宋体"/>
                <w:sz w:val="24"/>
                <w:szCs w:val="24"/>
              </w:rPr>
              <w:t xml:space="preserve">Segment</w:t>
            </w:r>
          </w:p>
        </w:tc>
        <w:tc>
          <w:tcPr>
            <w:tcW w:w="900" w:type="dxa"/>
          </w:tcPr>
          <w:p w14:paraId="1A2B3E09"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0A" w14:textId="77777777" w:rsidR="00A1B2C3" w:rsidRDefault="00A1B2C3">
            <w:r w:rsidRPr="00C4D5E6">
              <w:rPr>
                <w:rFonts w:ascii="Times New Roman" w:hAnsi="Times New Roman" w:eastAsia="宋体"/>
                <w:sz w:val="24"/>
                <w:szCs w:val="24"/>
              </w:rPr>
              <w:t xml:space="preserve">0.959</w:t>
            </w:r>
          </w:p>
        </w:tc>
        <w:tc>
          <w:tcPr>
            <w:tcW w:w="900" w:type="dxa"/>
          </w:tcPr>
          <w:p w14:paraId="1A2B3E0B" w14:textId="77777777" w:rsidR="00A1B2C3" w:rsidRDefault="00A1B2C3">
            <w:r w:rsidRPr="00C4D5E6">
              <w:rPr>
                <w:rFonts w:ascii="Times New Roman" w:hAnsi="Times New Roman" w:eastAsia="宋体"/>
                <w:sz w:val="24"/>
                <w:szCs w:val="24"/>
              </w:rPr>
              <w:t xml:space="preserve">0.9290.677–1.275</w:t>
            </w:r>
          </w:p>
        </w:tc>
        <w:tc>
          <w:tcPr>
            <w:tcW w:w="900" w:type="dxa"/>
          </w:tcPr>
          <w:p w14:paraId="1A2B3E0C" w14:textId="77777777" w:rsidR="00A1B2C3" w:rsidRDefault="00A1B2C3"/>
        </w:tc>
        <w:tc>
          <w:tcPr>
            <w:tcW w:w="900" w:type="dxa"/>
          </w:tcPr>
          <w:p w14:paraId="1A2B3E0D" w14:textId="77777777" w:rsidR="00A1B2C3" w:rsidRDefault="00A1B2C3"/>
        </w:tc>
        <w:tc>
          <w:tcPr>
            <w:tcW w:w="900" w:type="dxa"/>
          </w:tcPr>
          <w:p w14:paraId="1A2B3E0E" w14:textId="77777777" w:rsidR="00A1B2C3" w:rsidRDefault="00A1B2C3">
            <w:r w:rsidRPr="00C4D5E6">
              <w:rPr>
                <w:rFonts w:ascii="Times New Roman" w:hAnsi="Times New Roman" w:eastAsia="宋体"/>
                <w:sz w:val="24"/>
                <w:szCs w:val="24"/>
              </w:rPr>
              <w:t xml:space="preserve">0.177</w:t>
            </w:r>
          </w:p>
        </w:tc>
        <w:tc>
          <w:tcPr>
            <w:tcW w:w="900" w:type="dxa"/>
          </w:tcPr>
          <w:p w14:paraId="1A2B3E0F" w14:textId="77777777" w:rsidR="00A1B2C3" w:rsidRDefault="00A1B2C3">
            <w:r w:rsidRPr="00C4D5E6">
              <w:rPr>
                <w:rFonts w:ascii="Times New Roman" w:hAnsi="Times New Roman" w:eastAsia="宋体"/>
                <w:sz w:val="24"/>
                <w:szCs w:val="24"/>
              </w:rPr>
              <w:t xml:space="preserve">0.9030.476–1.711</w:t>
            </w:r>
          </w:p>
        </w:tc>
        <w:tc>
          <w:tcPr>
            <w:tcW w:w="900" w:type="dxa"/>
          </w:tcPr>
          <w:p w14:paraId="1A2B3E10" w14:textId="77777777" w:rsidR="00A1B2C3" w:rsidRDefault="00A1B2C3"/>
        </w:tc>
        <w:tc>
          <w:tcPr>
            <w:tcW w:w="900" w:type="dxa"/>
          </w:tcPr>
          <w:p w14:paraId="1A2B3E11" w14:textId="77777777" w:rsidR="00A1B2C3" w:rsidRDefault="00A1B2C3"/>
        </w:tc>
      </w:tr>
      <w:tr>
        <w:tc>
          <w:tcPr>
            <w:tcW w:w="900" w:type="dxa"/>
          </w:tcPr>
          <w:p w14:paraId="1A2B3E12" w14:textId="77777777" w:rsidR="00A1B2C3" w:rsidRDefault="00A1B2C3">
            <w:r w:rsidRPr="00C4D5E6">
              <w:rPr>
                <w:rFonts w:ascii="Times New Roman" w:hAnsi="Times New Roman" w:eastAsia="宋体"/>
                <w:sz w:val="24"/>
                <w:szCs w:val="24"/>
              </w:rPr>
              <w:t xml:space="preserve">Weight loss</w:t>
            </w:r>
          </w:p>
        </w:tc>
        <w:tc>
          <w:tcPr>
            <w:tcW w:w="900" w:type="dxa"/>
          </w:tcPr>
          <w:p w14:paraId="1A2B3E13" w14:textId="77777777" w:rsidR="00A1B2C3" w:rsidRDefault="00A1B2C3">
            <w:r w:rsidRPr="00C4D5E6">
              <w:rPr>
                <w:rFonts w:ascii="Times New Roman" w:hAnsi="Times New Roman" w:eastAsia="宋体"/>
                <w:sz w:val="24"/>
                <w:szCs w:val="24"/>
              </w:rPr>
              <w:t xml:space="preserve">Yes</w:t>
            </w:r>
          </w:p>
        </w:tc>
        <w:tc>
          <w:tcPr>
            <w:tcW w:w="900" w:type="dxa"/>
          </w:tcPr>
          <w:p w14:paraId="1A2B3E14" w14:textId="77777777" w:rsidR="00A1B2C3" w:rsidRDefault="00A1B2C3">
            <w:r w:rsidRPr="00C4D5E6">
              <w:rPr>
                <w:rFonts w:ascii="Times New Roman" w:hAnsi="Times New Roman" w:eastAsia="宋体"/>
                <w:sz w:val="24"/>
                <w:szCs w:val="24"/>
              </w:rPr>
              <w:t xml:space="preserve">0.487</w:t>
            </w:r>
          </w:p>
        </w:tc>
        <w:tc>
          <w:tcPr>
            <w:tcW w:w="900" w:type="dxa"/>
          </w:tcPr>
          <w:p w14:paraId="1A2B3E15" w14:textId="77777777" w:rsidR="00A1B2C3" w:rsidRDefault="00A1B2C3">
            <w:r w:rsidRPr="00C4D5E6">
              <w:rPr>
                <w:rFonts w:ascii="Times New Roman" w:hAnsi="Times New Roman" w:eastAsia="宋体"/>
                <w:sz w:val="24"/>
                <w:szCs w:val="24"/>
              </w:rPr>
              <w:t xml:space="preserve">1.217</w:t>
            </w:r>
          </w:p>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r w:rsidRPr="00C4D5E6">
              <w:rPr>
                <w:rFonts w:ascii="Times New Roman" w:hAnsi="Times New Roman" w:eastAsia="宋体"/>
                <w:sz w:val="24"/>
                <w:szCs w:val="24"/>
              </w:rPr>
              <w:t xml:space="preserve">0.490</w:t>
            </w:r>
          </w:p>
        </w:tc>
        <w:tc>
          <w:tcPr>
            <w:tcW w:w="900" w:type="dxa"/>
          </w:tcPr>
          <w:p w14:paraId="1A2B3E19" w14:textId="77777777" w:rsidR="00A1B2C3" w:rsidRDefault="00A1B2C3">
            <w:r w:rsidRPr="00C4D5E6">
              <w:rPr>
                <w:rFonts w:ascii="Times New Roman" w:hAnsi="Times New Roman" w:eastAsia="宋体"/>
                <w:sz w:val="24"/>
                <w:szCs w:val="24"/>
              </w:rPr>
              <w:t xml:space="preserve">0.750</w:t>
            </w:r>
          </w:p>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tc>
        <w:tc>
          <w:tcPr>
            <w:tcW w:w="900" w:type="dxa"/>
          </w:tcPr>
          <w:p w14:paraId="1A2B3E1D" w14:textId="77777777" w:rsidR="00A1B2C3" w:rsidRDefault="00A1B2C3">
            <w:r w:rsidRPr="00C4D5E6">
              <w:rPr>
                <w:rFonts w:ascii="Times New Roman" w:hAnsi="Times New Roman" w:eastAsia="宋体"/>
                <w:sz w:val="24"/>
                <w:szCs w:val="24"/>
              </w:rPr>
              <w:t xml:space="preserve">No</w:t>
            </w:r>
          </w:p>
        </w:tc>
        <w:tc>
          <w:tcPr>
            <w:tcW w:w="900" w:type="dxa"/>
          </w:tcPr>
          <w:p w14:paraId="1A2B3E1E" w14:textId="77777777" w:rsidR="00A1B2C3" w:rsidRDefault="00A1B2C3"/>
        </w:tc>
        <w:tc>
          <w:tcPr>
            <w:tcW w:w="900" w:type="dxa"/>
          </w:tcPr>
          <w:p w14:paraId="1A2B3E1F" w14:textId="77777777" w:rsidR="00A1B2C3" w:rsidRDefault="00A1B2C3">
            <w:r w:rsidRPr="00C4D5E6">
              <w:rPr>
                <w:rFonts w:ascii="Times New Roman" w:hAnsi="Times New Roman" w:eastAsia="宋体"/>
                <w:sz w:val="24"/>
                <w:szCs w:val="24"/>
              </w:rPr>
              <w:t xml:space="preserve">0.698–2.122</w:t>
            </w:r>
          </w:p>
        </w:tc>
        <w:tc>
          <w:tcPr>
            <w:tcW w:w="900" w:type="dxa"/>
          </w:tcPr>
          <w:p w14:paraId="1A2B3E20" w14:textId="77777777" w:rsidR="00A1B2C3" w:rsidRDefault="00A1B2C3"/>
        </w:tc>
        <w:tc>
          <w:tcPr>
            <w:tcW w:w="900" w:type="dxa"/>
          </w:tcPr>
          <w:p w14:paraId="1A2B3E21" w14:textId="77777777" w:rsidR="00A1B2C3" w:rsidRDefault="00A1B2C3"/>
        </w:tc>
        <w:tc>
          <w:tcPr>
            <w:tcW w:w="900" w:type="dxa"/>
          </w:tcPr>
          <w:p w14:paraId="1A2B3E22" w14:textId="77777777" w:rsidR="00A1B2C3" w:rsidRDefault="00A1B2C3"/>
        </w:tc>
        <w:tc>
          <w:tcPr>
            <w:tcW w:w="900" w:type="dxa"/>
          </w:tcPr>
          <w:p w14:paraId="1A2B3E23" w14:textId="77777777" w:rsidR="00A1B2C3" w:rsidRDefault="00A1B2C3">
            <w:r w:rsidRPr="00C4D5E6">
              <w:rPr>
                <w:rFonts w:ascii="Times New Roman" w:hAnsi="Times New Roman" w:eastAsia="宋体"/>
                <w:sz w:val="24"/>
                <w:szCs w:val="24"/>
              </w:rPr>
              <w:t xml:space="preserve">0.330–1.705</w:t>
            </w:r>
          </w:p>
        </w:tc>
        <w:tc>
          <w:tcPr>
            <w:tcW w:w="900" w:type="dxa"/>
          </w:tcPr>
          <w:p w14:paraId="1A2B3E24" w14:textId="77777777" w:rsidR="00A1B2C3" w:rsidRDefault="00A1B2C3"/>
        </w:tc>
        <w:tc>
          <w:tcPr>
            <w:tcW w:w="900" w:type="dxa"/>
          </w:tcPr>
          <w:p w14:paraId="1A2B3E25" w14:textId="77777777" w:rsidR="00A1B2C3" w:rsidRDefault="00A1B2C3"/>
        </w:tc>
      </w:tr>
    </w:tbl>
    <w:p w14:paraId="1A2B3E26"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E2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analysis for PFS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E28" w14:textId="77777777" w:rsidR="00A1B2C3" w:rsidRDefault="00A1B2C3">
            <w:r w:rsidRPr="00C4D5E6">
              <w:rPr>
                <w:rFonts w:ascii="Times New Roman" w:hAnsi="Times New Roman" w:eastAsia="宋体"/>
                <w:sz w:val="24"/>
                <w:szCs w:val="24"/>
              </w:rPr>
              <w:t xml:space="preserve">Characteristics</w:t>
            </w:r>
          </w:p>
        </w:tc>
        <w:tc>
          <w:tcPr>
            <w:tcW w:w="900" w:type="dxa"/>
          </w:tcPr>
          <w:p w14:paraId="1A2B3E29" w14:textId="77777777" w:rsidR="00A1B2C3" w:rsidRDefault="00A1B2C3"/>
        </w:tc>
        <w:tc>
          <w:tcPr>
            <w:tcW w:w="900" w:type="dxa"/>
          </w:tcPr>
          <w:p w14:paraId="1A2B3E2A" w14:textId="77777777" w:rsidR="00A1B2C3" w:rsidRDefault="00A1B2C3">
            <w:r w:rsidRPr="00C4D5E6">
              <w:rPr>
                <w:rFonts w:ascii="Times New Roman" w:hAnsi="Times New Roman" w:eastAsia="宋体"/>
                <w:sz w:val="24"/>
                <w:szCs w:val="24"/>
              </w:rPr>
              <w:t xml:space="preserve">Before PSM</w:t>
            </w:r>
          </w:p>
        </w:tc>
        <w:tc>
          <w:tcPr>
            <w:tcW w:w="900" w:type="dxa"/>
          </w:tcPr>
          <w:p w14:paraId="1A2B3E2B" w14:textId="77777777" w:rsidR="00A1B2C3" w:rsidRDefault="00A1B2C3"/>
        </w:tc>
        <w:tc>
          <w:tcPr>
            <w:tcW w:w="900" w:type="dxa"/>
          </w:tcPr>
          <w:p w14:paraId="1A2B3E2C" w14:textId="77777777" w:rsidR="00A1B2C3" w:rsidRDefault="00A1B2C3"/>
        </w:tc>
        <w:tc>
          <w:tcPr>
            <w:tcW w:w="900" w:type="dxa"/>
          </w:tcPr>
          <w:p w14:paraId="1A2B3E2D" w14:textId="77777777" w:rsidR="00A1B2C3" w:rsidRDefault="00A1B2C3"/>
        </w:tc>
        <w:tc>
          <w:tcPr>
            <w:tcW w:w="900" w:type="dxa"/>
          </w:tcPr>
          <w:p w14:paraId="1A2B3E2E" w14:textId="77777777" w:rsidR="00A1B2C3" w:rsidRDefault="00A1B2C3">
            <w:r w:rsidRPr="00C4D5E6">
              <w:rPr>
                <w:rFonts w:ascii="Times New Roman" w:hAnsi="Times New Roman" w:eastAsia="宋体"/>
                <w:sz w:val="24"/>
                <w:szCs w:val="24"/>
              </w:rPr>
              <w:t xml:space="preserve">After PSM</w:t>
            </w:r>
          </w:p>
        </w:tc>
        <w:tc>
          <w:tcPr>
            <w:tcW w:w="900" w:type="dxa"/>
          </w:tcPr>
          <w:p w14:paraId="1A2B3E2F" w14:textId="77777777" w:rsidR="00A1B2C3" w:rsidRDefault="00A1B2C3"/>
        </w:tc>
        <w:tc>
          <w:tcPr>
            <w:tcW w:w="900" w:type="dxa"/>
          </w:tcPr>
          <w:p w14:paraId="1A2B3E30" w14:textId="77777777" w:rsidR="00A1B2C3" w:rsidRDefault="00A1B2C3"/>
        </w:tc>
        <w:tc>
          <w:tcPr>
            <w:tcW w:w="900" w:type="dxa"/>
          </w:tcPr>
          <w:p w14:paraId="1A2B3E31" w14:textId="77777777" w:rsidR="00A1B2C3" w:rsidRDefault="00A1B2C3"/>
        </w:tc>
      </w:tr>
      <w:tr>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5" w14:textId="77777777" w:rsidR="00A1B2C3" w:rsidRDefault="00A1B2C3"/>
        </w:tc>
        <w:tc>
          <w:tcPr>
            <w:tcW w:w="900" w:type="dxa"/>
          </w:tcPr>
          <w:p w14:paraId="1A2B3E36"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7" w14:textId="77777777" w:rsidR="00A1B2C3" w:rsidRDefault="00A1B2C3"/>
        </w:tc>
        <w:tc>
          <w:tcPr>
            <w:tcW w:w="900" w:type="dxa"/>
          </w:tcPr>
          <w:p w14:paraId="1A2B3E38"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9" w14:textId="77777777" w:rsidR="00A1B2C3" w:rsidRDefault="00A1B2C3"/>
        </w:tc>
        <w:tc>
          <w:tcPr>
            <w:tcW w:w="900" w:type="dxa"/>
          </w:tcPr>
          <w:p w14:paraId="1A2B3E3A"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B" w14:textId="77777777" w:rsidR="00A1B2C3" w:rsidRDefault="00A1B2C3"/>
        </w:tc>
      </w:tr>
      <w:tr>
        <w:tc>
          <w:tcPr>
            <w:tcW w:w="900" w:type="dxa"/>
          </w:tcPr>
          <w:p w14:paraId="1A2B3E3C" w14:textId="77777777" w:rsidR="00A1B2C3" w:rsidRDefault="00A1B2C3"/>
        </w:tc>
        <w:tc>
          <w:tcPr>
            <w:tcW w:w="900" w:type="dxa"/>
          </w:tcPr>
          <w:p w14:paraId="1A2B3E3D" w14:textId="77777777" w:rsidR="00A1B2C3" w:rsidRDefault="00A1B2C3"/>
        </w:tc>
        <w:tc>
          <w:tcPr>
            <w:tcW w:w="900" w:type="dxa"/>
          </w:tcPr>
          <w:p w14:paraId="1A2B3E3E" w14:textId="77777777" w:rsidR="00A1B2C3" w:rsidRDefault="00A1B2C3">
            <w:r w:rsidRPr="00C4D5E6">
              <w:rPr>
                <w:i/>
                <w:rFonts w:ascii="Times New Roman" w:hAnsi="Times New Roman" w:eastAsia="宋体"/>
                <w:sz w:val="24"/>
                <w:szCs w:val="24"/>
              </w:rPr>
              <w:t xml:space="preserve">P</w:t>
            </w:r>
          </w:p>
        </w:tc>
        <w:tc>
          <w:tcPr>
            <w:tcW w:w="900" w:type="dxa"/>
          </w:tcPr>
          <w:p w14:paraId="1A2B3E3F" w14:textId="77777777" w:rsidR="00A1B2C3" w:rsidRDefault="00A1B2C3">
            <w:r w:rsidRPr="00C4D5E6">
              <w:rPr>
                <w:rFonts w:ascii="Times New Roman" w:hAnsi="Times New Roman" w:eastAsia="宋体"/>
                <w:sz w:val="24"/>
                <w:szCs w:val="24"/>
              </w:rPr>
              <w:t xml:space="preserve">HR (95% CI)</w:t>
            </w:r>
          </w:p>
        </w:tc>
        <w:tc>
          <w:tcPr>
            <w:tcW w:w="900" w:type="dxa"/>
          </w:tcPr>
          <w:p w14:paraId="1A2B3E40" w14:textId="77777777" w:rsidR="00A1B2C3" w:rsidRDefault="00A1B2C3">
            <w:r w:rsidRPr="00C4D5E6">
              <w:rPr>
                <w:i/>
                <w:rFonts w:ascii="Times New Roman" w:hAnsi="Times New Roman" w:eastAsia="宋体"/>
                <w:sz w:val="24"/>
                <w:szCs w:val="24"/>
              </w:rPr>
              <w:t xml:space="preserve">P</w:t>
            </w:r>
          </w:p>
        </w:tc>
        <w:tc>
          <w:tcPr>
            <w:tcW w:w="900" w:type="dxa"/>
          </w:tcPr>
          <w:p w14:paraId="1A2B3E41" w14:textId="77777777" w:rsidR="00A1B2C3" w:rsidRDefault="00A1B2C3">
            <w:r w:rsidRPr="00C4D5E6">
              <w:rPr>
                <w:rFonts w:ascii="Times New Roman" w:hAnsi="Times New Roman" w:eastAsia="宋体"/>
                <w:sz w:val="24"/>
                <w:szCs w:val="24"/>
              </w:rPr>
              <w:t xml:space="preserve">HR (95% CI)</w:t>
            </w:r>
          </w:p>
        </w:tc>
        <w:tc>
          <w:tcPr>
            <w:tcW w:w="900" w:type="dxa"/>
          </w:tcPr>
          <w:p w14:paraId="1A2B3E42" w14:textId="77777777" w:rsidR="00A1B2C3" w:rsidRDefault="00A1B2C3">
            <w:r w:rsidRPr="00C4D5E6">
              <w:rPr>
                <w:i/>
                <w:rFonts w:ascii="Times New Roman" w:hAnsi="Times New Roman" w:eastAsia="宋体"/>
                <w:sz w:val="24"/>
                <w:szCs w:val="24"/>
              </w:rPr>
              <w:t xml:space="preserve">P</w:t>
            </w:r>
          </w:p>
        </w:tc>
        <w:tc>
          <w:tcPr>
            <w:tcW w:w="900" w:type="dxa"/>
          </w:tcPr>
          <w:p w14:paraId="1A2B3E43" w14:textId="77777777" w:rsidR="00A1B2C3" w:rsidRDefault="00A1B2C3">
            <w:r w:rsidRPr="00C4D5E6">
              <w:rPr>
                <w:rFonts w:ascii="Times New Roman" w:hAnsi="Times New Roman" w:eastAsia="宋体"/>
                <w:sz w:val="24"/>
                <w:szCs w:val="24"/>
              </w:rPr>
              <w:t xml:space="preserve">HR (95% CI)</w:t>
            </w:r>
          </w:p>
        </w:tc>
        <w:tc>
          <w:tcPr>
            <w:tcW w:w="900" w:type="dxa"/>
          </w:tcPr>
          <w:p w14:paraId="1A2B3E44" w14:textId="77777777" w:rsidR="00A1B2C3" w:rsidRDefault="00A1B2C3">
            <w:r w:rsidRPr="00C4D5E6">
              <w:rPr>
                <w:i/>
                <w:rFonts w:ascii="Times New Roman" w:hAnsi="Times New Roman" w:eastAsia="宋体"/>
                <w:sz w:val="24"/>
                <w:szCs w:val="24"/>
              </w:rPr>
              <w:t xml:space="preserve">P</w:t>
            </w:r>
          </w:p>
        </w:tc>
        <w:tc>
          <w:tcPr>
            <w:tcW w:w="900" w:type="dxa"/>
          </w:tcPr>
          <w:p w14:paraId="1A2B3E45" w14:textId="77777777" w:rsidR="00A1B2C3" w:rsidRDefault="00A1B2C3">
            <w:r w:rsidRPr="00C4D5E6">
              <w:rPr>
                <w:rFonts w:ascii="Times New Roman" w:hAnsi="Times New Roman" w:eastAsia="宋体"/>
                <w:sz w:val="24"/>
                <w:szCs w:val="24"/>
              </w:rPr>
              <w:t xml:space="preserve">HR (95% CI)</w:t>
            </w:r>
          </w:p>
        </w:tc>
      </w:tr>
      <w:tr>
        <w:tc>
          <w:tcPr>
            <w:tcW w:w="900" w:type="dxa"/>
          </w:tcPr>
          <w:p w14:paraId="1A2B3E46" w14:textId="77777777" w:rsidR="00A1B2C3" w:rsidRDefault="00A1B2C3">
            <w:r w:rsidRPr="00C4D5E6">
              <w:rPr>
                <w:rFonts w:ascii="Times New Roman" w:hAnsi="Times New Roman" w:eastAsia="宋体"/>
                <w:sz w:val="24"/>
                <w:szCs w:val="24"/>
              </w:rPr>
              <w:t xml:space="preserve">Treatment</w:t>
            </w:r>
          </w:p>
        </w:tc>
        <w:tc>
          <w:tcPr>
            <w:tcW w:w="900" w:type="dxa"/>
          </w:tcPr>
          <w:p w14:paraId="1A2B3E47" w14:textId="77777777" w:rsidR="00A1B2C3" w:rsidRDefault="00A1B2C3">
            <w:r w:rsidRPr="00C4D5E6">
              <w:rPr>
                <w:rFonts w:ascii="Times New Roman" w:hAnsi="Times New Roman" w:eastAsia="宋体"/>
                <w:sz w:val="24"/>
                <w:szCs w:val="24"/>
              </w:rPr>
              <w:t xml:space="preserve">CRT-S</w:t>
            </w:r>
          </w:p>
        </w:tc>
        <w:tc>
          <w:tcPr>
            <w:tcW w:w="900" w:type="dxa"/>
          </w:tcPr>
          <w:p w14:paraId="1A2B3E48" w14:textId="77777777" w:rsidR="00A1B2C3" w:rsidRDefault="00A1B2C3">
            <w:r w:rsidRPr="00C4D5E6">
              <w:rPr>
                <w:rFonts w:ascii="Times New Roman" w:hAnsi="Times New Roman" w:eastAsia="宋体"/>
                <w:sz w:val="24"/>
                <w:szCs w:val="24"/>
              </w:rPr>
              <w:t xml:space="preserve">0.008</w:t>
            </w:r>
          </w:p>
        </w:tc>
        <w:tc>
          <w:tcPr>
            <w:tcW w:w="900" w:type="dxa"/>
          </w:tcPr>
          <w:p w14:paraId="1A2B3E49" w14:textId="77777777" w:rsidR="00A1B2C3" w:rsidRDefault="00A1B2C3">
            <w:r w:rsidRPr="00C4D5E6">
              <w:rPr>
                <w:rFonts w:ascii="Times New Roman" w:hAnsi="Times New Roman" w:eastAsia="宋体"/>
                <w:sz w:val="24"/>
                <w:szCs w:val="24"/>
              </w:rPr>
              <w:t xml:space="preserve">0.463</w:t>
            </w:r>
          </w:p>
        </w:tc>
        <w:tc>
          <w:tcPr>
            <w:tcW w:w="900" w:type="dxa"/>
          </w:tcPr>
          <w:p w14:paraId="1A2B3E4A" w14:textId="77777777" w:rsidR="00A1B2C3" w:rsidRDefault="00A1B2C3">
            <w:r w:rsidRPr="00C4D5E6">
              <w:rPr>
                <w:rFonts w:ascii="Times New Roman" w:hAnsi="Times New Roman" w:eastAsia="宋体"/>
                <w:sz w:val="24"/>
                <w:szCs w:val="24"/>
              </w:rPr>
              <w:t xml:space="preserve">0.017</w:t>
            </w:r>
          </w:p>
        </w:tc>
        <w:tc>
          <w:tcPr>
            <w:tcW w:w="900" w:type="dxa"/>
          </w:tcPr>
          <w:p w14:paraId="1A2B3E4B" w14:textId="77777777" w:rsidR="00A1B2C3" w:rsidRDefault="00A1B2C3">
            <w:r w:rsidRPr="00C4D5E6">
              <w:rPr>
                <w:rFonts w:ascii="Times New Roman" w:hAnsi="Times New Roman" w:eastAsia="宋体"/>
                <w:sz w:val="24"/>
                <w:szCs w:val="24"/>
              </w:rPr>
              <w:t xml:space="preserve">0.459</w:t>
            </w:r>
          </w:p>
        </w:tc>
        <w:tc>
          <w:tcPr>
            <w:tcW w:w="900" w:type="dxa"/>
          </w:tcPr>
          <w:p w14:paraId="1A2B3E4C" w14:textId="77777777" w:rsidR="00A1B2C3" w:rsidRDefault="00A1B2C3">
            <w:r w:rsidRPr="00C4D5E6">
              <w:rPr>
                <w:rFonts w:ascii="Times New Roman" w:hAnsi="Times New Roman" w:eastAsia="宋体"/>
                <w:sz w:val="24"/>
                <w:szCs w:val="24"/>
              </w:rPr>
              <w:t xml:space="preserve">0.026</w:t>
            </w:r>
          </w:p>
        </w:tc>
        <w:tc>
          <w:tcPr>
            <w:tcW w:w="900" w:type="dxa"/>
          </w:tcPr>
          <w:p w14:paraId="1A2B3E4D" w14:textId="77777777" w:rsidR="00A1B2C3" w:rsidRDefault="00A1B2C3">
            <w:r w:rsidRPr="00C4D5E6">
              <w:rPr>
                <w:rFonts w:ascii="Times New Roman" w:hAnsi="Times New Roman" w:eastAsia="宋体"/>
                <w:sz w:val="24"/>
                <w:szCs w:val="24"/>
              </w:rPr>
              <w:t xml:space="preserve">0.463</w:t>
            </w:r>
          </w:p>
        </w:tc>
        <w:tc>
          <w:tcPr>
            <w:tcW w:w="900" w:type="dxa"/>
          </w:tcPr>
          <w:p w14:paraId="1A2B3E4E" w14:textId="77777777" w:rsidR="00A1B2C3" w:rsidRDefault="00A1B2C3">
            <w:r w:rsidRPr="00C4D5E6">
              <w:rPr>
                <w:rFonts w:ascii="Times New Roman" w:hAnsi="Times New Roman" w:eastAsia="宋体"/>
                <w:sz w:val="24"/>
                <w:szCs w:val="24"/>
              </w:rPr>
              <w:t xml:space="preserve">0.049</w:t>
            </w:r>
          </w:p>
        </w:tc>
        <w:tc>
          <w:tcPr>
            <w:tcW w:w="900" w:type="dxa"/>
          </w:tcPr>
          <w:p w14:paraId="1A2B3E4F" w14:textId="77777777" w:rsidR="00A1B2C3" w:rsidRDefault="00A1B2C3">
            <w:r w:rsidRPr="00C4D5E6">
              <w:rPr>
                <w:rFonts w:ascii="Times New Roman" w:hAnsi="Times New Roman" w:eastAsia="宋体"/>
                <w:sz w:val="24"/>
                <w:szCs w:val="24"/>
              </w:rPr>
              <w:t xml:space="preserve">0.488</w:t>
            </w:r>
          </w:p>
        </w:tc>
      </w:tr>
      <w:tr>
        <w:tc>
          <w:tcPr>
            <w:tcW w:w="900" w:type="dxa"/>
          </w:tcPr>
          <w:p w14:paraId="1A2B3E50" w14:textId="77777777" w:rsidR="00A1B2C3" w:rsidRDefault="00A1B2C3"/>
        </w:tc>
        <w:tc>
          <w:tcPr>
            <w:tcW w:w="900" w:type="dxa"/>
          </w:tcPr>
          <w:p w14:paraId="1A2B3E51" w14:textId="77777777" w:rsidR="00A1B2C3" w:rsidRDefault="00A1B2C3">
            <w:r w:rsidRPr="00C4D5E6">
              <w:rPr>
                <w:rFonts w:ascii="Times New Roman" w:hAnsi="Times New Roman" w:eastAsia="宋体"/>
                <w:sz w:val="24"/>
                <w:szCs w:val="24"/>
              </w:rPr>
              <w:t xml:space="preserve">D-CRT</w:t>
            </w:r>
          </w:p>
        </w:tc>
        <w:tc>
          <w:tcPr>
            <w:tcW w:w="900" w:type="dxa"/>
          </w:tcPr>
          <w:p w14:paraId="1A2B3E52" w14:textId="77777777" w:rsidR="00A1B2C3" w:rsidRDefault="00A1B2C3"/>
        </w:tc>
        <w:tc>
          <w:tcPr>
            <w:tcW w:w="900" w:type="dxa"/>
          </w:tcPr>
          <w:p w14:paraId="1A2B3E53" w14:textId="77777777" w:rsidR="00A1B2C3" w:rsidRDefault="00A1B2C3">
            <w:r w:rsidRPr="00C4D5E6">
              <w:rPr>
                <w:rFonts w:ascii="Times New Roman" w:hAnsi="Times New Roman" w:eastAsia="宋体"/>
                <w:sz w:val="24"/>
                <w:szCs w:val="24"/>
              </w:rPr>
              <w:t xml:space="preserve">0.258–0.831</w:t>
            </w:r>
          </w:p>
        </w:tc>
        <w:tc>
          <w:tcPr>
            <w:tcW w:w="900" w:type="dxa"/>
          </w:tcPr>
          <w:p w14:paraId="1A2B3E54" w14:textId="77777777" w:rsidR="00A1B2C3" w:rsidRDefault="00A1B2C3"/>
        </w:tc>
        <w:tc>
          <w:tcPr>
            <w:tcW w:w="900" w:type="dxa"/>
          </w:tcPr>
          <w:p w14:paraId="1A2B3E55" w14:textId="77777777" w:rsidR="00A1B2C3" w:rsidRDefault="00A1B2C3">
            <w:r w:rsidRPr="00C4D5E6">
              <w:rPr>
                <w:rFonts w:ascii="Times New Roman" w:hAnsi="Times New Roman" w:eastAsia="宋体"/>
                <w:sz w:val="24"/>
                <w:szCs w:val="24"/>
              </w:rPr>
              <w:t xml:space="preserve">0.242–0.869</w:t>
            </w:r>
          </w:p>
        </w:tc>
        <w:tc>
          <w:tcPr>
            <w:tcW w:w="900" w:type="dxa"/>
          </w:tcPr>
          <w:p w14:paraId="1A2B3E56" w14:textId="77777777" w:rsidR="00A1B2C3" w:rsidRDefault="00A1B2C3"/>
        </w:tc>
        <w:tc>
          <w:tcPr>
            <w:tcW w:w="900" w:type="dxa"/>
          </w:tcPr>
          <w:p w14:paraId="1A2B3E57" w14:textId="77777777" w:rsidR="00A1B2C3" w:rsidRDefault="00A1B2C3">
            <w:r w:rsidRPr="00C4D5E6">
              <w:rPr>
                <w:rFonts w:ascii="Times New Roman" w:hAnsi="Times New Roman" w:eastAsia="宋体"/>
                <w:sz w:val="24"/>
                <w:szCs w:val="24"/>
              </w:rPr>
              <w:t xml:space="preserve">0.231–0.929</w:t>
            </w:r>
          </w:p>
        </w:tc>
        <w:tc>
          <w:tcPr>
            <w:tcW w:w="900" w:type="dxa"/>
          </w:tcPr>
          <w:p w14:paraId="1A2B3E58" w14:textId="77777777" w:rsidR="00A1B2C3" w:rsidRDefault="00A1B2C3"/>
        </w:tc>
        <w:tc>
          <w:tcPr>
            <w:tcW w:w="900" w:type="dxa"/>
          </w:tcPr>
          <w:p w14:paraId="1A2B3E59" w14:textId="77777777" w:rsidR="00A1B2C3" w:rsidRDefault="00A1B2C3">
            <w:r w:rsidRPr="00C4D5E6">
              <w:rPr>
                <w:rFonts w:ascii="Times New Roman" w:hAnsi="Times New Roman" w:eastAsia="宋体"/>
                <w:sz w:val="24"/>
                <w:szCs w:val="24"/>
              </w:rPr>
              <w:t xml:space="preserve">0.238–0.997</w:t>
            </w:r>
          </w:p>
        </w:tc>
      </w:tr>
      <w:tr>
        <w:tc>
          <w:tcPr>
            <w:tcW w:w="900" w:type="dxa"/>
          </w:tcPr>
          <w:p w14:paraId="1A2B3E5A" w14:textId="77777777" w:rsidR="00A1B2C3" w:rsidRDefault="00A1B2C3">
            <w:r w:rsidRPr="00C4D5E6">
              <w:rPr>
                <w:rFonts w:ascii="Times New Roman" w:hAnsi="Times New Roman" w:eastAsia="宋体"/>
                <w:sz w:val="24"/>
                <w:szCs w:val="24"/>
              </w:rPr>
              <w:t xml:space="preserve">Age, years</w:t>
            </w:r>
          </w:p>
        </w:tc>
        <w:tc>
          <w:tcPr>
            <w:tcW w:w="900" w:type="dxa"/>
          </w:tcPr>
          <w:p w14:paraId="1A2B3E5B" w14:textId="77777777" w:rsidR="00A1B2C3" w:rsidRDefault="00A1B2C3">
            <w:r w:rsidRPr="00C4D5E6">
              <w:rPr>
                <w:rFonts w:ascii="Times New Roman" w:hAnsi="Times New Roman" w:eastAsia="宋体"/>
                <w:sz w:val="24"/>
                <w:szCs w:val="24"/>
              </w:rPr>
              <w:t xml:space="preserve">≤ 60</w:t>
            </w:r>
          </w:p>
        </w:tc>
        <w:tc>
          <w:tcPr>
            <w:tcW w:w="900" w:type="dxa"/>
          </w:tcPr>
          <w:p w14:paraId="1A2B3E5C" w14:textId="77777777" w:rsidR="00A1B2C3" w:rsidRDefault="00A1B2C3">
            <w:r w:rsidRPr="00C4D5E6">
              <w:rPr>
                <w:rFonts w:ascii="Times New Roman" w:hAnsi="Times New Roman" w:eastAsia="宋体"/>
                <w:sz w:val="24"/>
                <w:szCs w:val="24"/>
              </w:rPr>
              <w:t xml:space="preserve">0.020</w:t>
            </w:r>
          </w:p>
        </w:tc>
        <w:tc>
          <w:tcPr>
            <w:tcW w:w="900" w:type="dxa"/>
          </w:tcPr>
          <w:p w14:paraId="1A2B3E5D" w14:textId="77777777" w:rsidR="00A1B2C3" w:rsidRDefault="00A1B2C3">
            <w:r w:rsidRPr="00C4D5E6">
              <w:rPr>
                <w:rFonts w:ascii="Times New Roman" w:hAnsi="Times New Roman" w:eastAsia="宋体"/>
                <w:sz w:val="24"/>
                <w:szCs w:val="24"/>
              </w:rPr>
              <w:t xml:space="preserve">0.570</w:t>
            </w:r>
          </w:p>
        </w:tc>
        <w:tc>
          <w:tcPr>
            <w:tcW w:w="900" w:type="dxa"/>
          </w:tcPr>
          <w:p w14:paraId="1A2B3E5E" w14:textId="77777777" w:rsidR="00A1B2C3" w:rsidRDefault="00A1B2C3">
            <w:r w:rsidRPr="00C4D5E6">
              <w:rPr>
                <w:rFonts w:ascii="Times New Roman" w:hAnsi="Times New Roman" w:eastAsia="宋体"/>
                <w:sz w:val="24"/>
                <w:szCs w:val="24"/>
              </w:rPr>
              <w:t xml:space="preserve">0.119</w:t>
            </w:r>
          </w:p>
        </w:tc>
        <w:tc>
          <w:tcPr>
            <w:tcW w:w="900" w:type="dxa"/>
          </w:tcPr>
          <w:p w14:paraId="1A2B3E5F" w14:textId="77777777" w:rsidR="00A1B2C3" w:rsidRDefault="00A1B2C3">
            <w:r w:rsidRPr="00C4D5E6">
              <w:rPr>
                <w:rFonts w:ascii="Times New Roman" w:hAnsi="Times New Roman" w:eastAsia="宋体"/>
                <w:sz w:val="24"/>
                <w:szCs w:val="24"/>
              </w:rPr>
              <w:t xml:space="preserve">0.671</w:t>
            </w:r>
          </w:p>
        </w:tc>
        <w:tc>
          <w:tcPr>
            <w:tcW w:w="900" w:type="dxa"/>
          </w:tcPr>
          <w:p w14:paraId="1A2B3E60" w14:textId="77777777" w:rsidR="00A1B2C3" w:rsidRDefault="00A1B2C3">
            <w:r w:rsidRPr="00C4D5E6">
              <w:rPr>
                <w:rFonts w:ascii="Times New Roman" w:hAnsi="Times New Roman" w:eastAsia="宋体"/>
                <w:sz w:val="24"/>
                <w:szCs w:val="24"/>
              </w:rPr>
              <w:t xml:space="preserve">0.001</w:t>
            </w:r>
          </w:p>
        </w:tc>
        <w:tc>
          <w:tcPr>
            <w:tcW w:w="900" w:type="dxa"/>
          </w:tcPr>
          <w:p w14:paraId="1A2B3E61" w14:textId="77777777" w:rsidR="00A1B2C3" w:rsidRDefault="00A1B2C3">
            <w:r w:rsidRPr="00C4D5E6">
              <w:rPr>
                <w:rFonts w:ascii="Times New Roman" w:hAnsi="Times New Roman" w:eastAsia="宋体"/>
                <w:sz w:val="24"/>
                <w:szCs w:val="24"/>
              </w:rPr>
              <w:t xml:space="preserve">0.312</w:t>
            </w:r>
          </w:p>
        </w:tc>
        <w:tc>
          <w:tcPr>
            <w:tcW w:w="900" w:type="dxa"/>
          </w:tcPr>
          <w:p w14:paraId="1A2B3E62" w14:textId="77777777" w:rsidR="00A1B2C3" w:rsidRDefault="00A1B2C3">
            <w:r w:rsidRPr="00C4D5E6">
              <w:rPr>
                <w:rFonts w:ascii="Times New Roman" w:hAnsi="Times New Roman" w:eastAsia="宋体"/>
                <w:sz w:val="24"/>
                <w:szCs w:val="24"/>
              </w:rPr>
              <w:t xml:space="preserve">0.009</w:t>
            </w:r>
          </w:p>
        </w:tc>
        <w:tc>
          <w:tcPr>
            <w:tcW w:w="900" w:type="dxa"/>
          </w:tcPr>
          <w:p w14:paraId="1A2B3E63" w14:textId="77777777" w:rsidR="00A1B2C3" w:rsidRDefault="00A1B2C3">
            <w:r w:rsidRPr="00C4D5E6">
              <w:rPr>
                <w:rFonts w:ascii="Times New Roman" w:hAnsi="Times New Roman" w:eastAsia="宋体"/>
                <w:sz w:val="24"/>
                <w:szCs w:val="24"/>
              </w:rPr>
              <w:t xml:space="preserve">0.372</w:t>
            </w:r>
          </w:p>
        </w:tc>
      </w:tr>
      <w:tr>
        <w:tc>
          <w:tcPr>
            <w:tcW w:w="900" w:type="dxa"/>
          </w:tcPr>
          <w:p w14:paraId="1A2B3E64" w14:textId="77777777" w:rsidR="00A1B2C3" w:rsidRDefault="00A1B2C3"/>
        </w:tc>
        <w:tc>
          <w:tcPr>
            <w:tcW w:w="900" w:type="dxa"/>
          </w:tcPr>
          <w:p w14:paraId="1A2B3E65" w14:textId="77777777" w:rsidR="00A1B2C3" w:rsidRDefault="00A1B2C3">
            <w:r w:rsidRPr="00C4D5E6">
              <w:rPr>
                <w:rFonts w:ascii="Times New Roman" w:hAnsi="Times New Roman" w:eastAsia="宋体"/>
                <w:sz w:val="24"/>
                <w:szCs w:val="24"/>
              </w:rPr>
              <w:t xml:space="preserve">&gt; 60</w:t>
            </w:r>
          </w:p>
        </w:tc>
        <w:tc>
          <w:tcPr>
            <w:tcW w:w="900" w:type="dxa"/>
          </w:tcPr>
          <w:p w14:paraId="1A2B3E66" w14:textId="77777777" w:rsidR="00A1B2C3" w:rsidRDefault="00A1B2C3"/>
        </w:tc>
        <w:tc>
          <w:tcPr>
            <w:tcW w:w="900" w:type="dxa"/>
          </w:tcPr>
          <w:p w14:paraId="1A2B3E67" w14:textId="77777777" w:rsidR="00A1B2C3" w:rsidRDefault="00A1B2C3">
            <w:r w:rsidRPr="00C4D5E6">
              <w:rPr>
                <w:rFonts w:ascii="Times New Roman" w:hAnsi="Times New Roman" w:eastAsia="宋体"/>
                <w:sz w:val="24"/>
                <w:szCs w:val="24"/>
              </w:rPr>
              <w:t xml:space="preserve">0.354–0.920</w:t>
            </w:r>
          </w:p>
        </w:tc>
        <w:tc>
          <w:tcPr>
            <w:tcW w:w="900" w:type="dxa"/>
          </w:tcPr>
          <w:p w14:paraId="1A2B3E68" w14:textId="77777777" w:rsidR="00A1B2C3" w:rsidRDefault="00A1B2C3"/>
        </w:tc>
        <w:tc>
          <w:tcPr>
            <w:tcW w:w="900" w:type="dxa"/>
          </w:tcPr>
          <w:p w14:paraId="1A2B3E69" w14:textId="77777777" w:rsidR="00A1B2C3" w:rsidRDefault="00A1B2C3">
            <w:r w:rsidRPr="00C4D5E6">
              <w:rPr>
                <w:rFonts w:ascii="Times New Roman" w:hAnsi="Times New Roman" w:eastAsia="宋体"/>
                <w:sz w:val="24"/>
                <w:szCs w:val="24"/>
              </w:rPr>
              <w:t xml:space="preserve">0.406–1.108</w:t>
            </w:r>
          </w:p>
        </w:tc>
        <w:tc>
          <w:tcPr>
            <w:tcW w:w="900" w:type="dxa"/>
          </w:tcPr>
          <w:p w14:paraId="1A2B3E6A" w14:textId="77777777" w:rsidR="00A1B2C3" w:rsidRDefault="00A1B2C3"/>
        </w:tc>
        <w:tc>
          <w:tcPr>
            <w:tcW w:w="900" w:type="dxa"/>
          </w:tcPr>
          <w:p w14:paraId="1A2B3E6B" w14:textId="77777777" w:rsidR="00A1B2C3" w:rsidRDefault="00A1B2C3">
            <w:r w:rsidRPr="00C4D5E6">
              <w:rPr>
                <w:rFonts w:ascii="Times New Roman" w:hAnsi="Times New Roman" w:eastAsia="宋体"/>
                <w:sz w:val="24"/>
                <w:szCs w:val="24"/>
              </w:rPr>
              <w:t xml:space="preserve">0.151–0.642</w:t>
            </w:r>
          </w:p>
        </w:tc>
        <w:tc>
          <w:tcPr>
            <w:tcW w:w="900" w:type="dxa"/>
          </w:tcPr>
          <w:p w14:paraId="1A2B3E6C" w14:textId="77777777" w:rsidR="00A1B2C3" w:rsidRDefault="00A1B2C3"/>
        </w:tc>
        <w:tc>
          <w:tcPr>
            <w:tcW w:w="900" w:type="dxa"/>
          </w:tcPr>
          <w:p w14:paraId="1A2B3E6D" w14:textId="77777777" w:rsidR="00A1B2C3" w:rsidRDefault="00A1B2C3">
            <w:r w:rsidRPr="00C4D5E6">
              <w:rPr>
                <w:rFonts w:ascii="Times New Roman" w:hAnsi="Times New Roman" w:eastAsia="宋体"/>
                <w:sz w:val="24"/>
                <w:szCs w:val="24"/>
              </w:rPr>
              <w:t xml:space="preserve">0.176–0.785</w:t>
            </w:r>
          </w:p>
        </w:tc>
      </w:tr>
      <w:tr>
        <w:tc>
          <w:tcPr>
            <w:tcW w:w="900" w:type="dxa"/>
          </w:tcPr>
          <w:p w14:paraId="1A2B3E6E" w14:textId="77777777" w:rsidR="00A1B2C3" w:rsidRDefault="00A1B2C3">
            <w:r w:rsidRPr="00C4D5E6">
              <w:rPr>
                <w:rFonts w:ascii="Times New Roman" w:hAnsi="Times New Roman" w:eastAsia="宋体"/>
                <w:sz w:val="24"/>
                <w:szCs w:val="24"/>
              </w:rPr>
              <w:t xml:space="preserve">Sex</w:t>
            </w:r>
          </w:p>
        </w:tc>
        <w:tc>
          <w:tcPr>
            <w:tcW w:w="900" w:type="dxa"/>
          </w:tcPr>
          <w:p w14:paraId="1A2B3E6F" w14:textId="77777777" w:rsidR="00A1B2C3" w:rsidRDefault="00A1B2C3">
            <w:r w:rsidRPr="00C4D5E6">
              <w:rPr>
                <w:rFonts w:ascii="Times New Roman" w:hAnsi="Times New Roman" w:eastAsia="宋体"/>
                <w:sz w:val="24"/>
                <w:szCs w:val="24"/>
              </w:rPr>
              <w:t xml:space="preserve">Male</w:t>
            </w:r>
          </w:p>
        </w:tc>
        <w:tc>
          <w:tcPr>
            <w:tcW w:w="900" w:type="dxa"/>
          </w:tcPr>
          <w:p w14:paraId="1A2B3E70" w14:textId="77777777" w:rsidR="00A1B2C3" w:rsidRDefault="00A1B2C3">
            <w:r w:rsidRPr="00C4D5E6">
              <w:rPr>
                <w:rFonts w:ascii="Times New Roman" w:hAnsi="Times New Roman" w:eastAsia="宋体"/>
                <w:sz w:val="24"/>
                <w:szCs w:val="24"/>
              </w:rPr>
              <w:t xml:space="preserve">0.142</w:t>
            </w:r>
          </w:p>
        </w:tc>
        <w:tc>
          <w:tcPr>
            <w:tcW w:w="900" w:type="dxa"/>
          </w:tcPr>
          <w:p w14:paraId="1A2B3E71" w14:textId="77777777" w:rsidR="00A1B2C3" w:rsidRDefault="00A1B2C3">
            <w:r w:rsidRPr="00C4D5E6">
              <w:rPr>
                <w:rFonts w:ascii="Times New Roman" w:hAnsi="Times New Roman" w:eastAsia="宋体"/>
                <w:sz w:val="24"/>
                <w:szCs w:val="24"/>
              </w:rPr>
              <w:t xml:space="preserve">0.561</w:t>
            </w:r>
          </w:p>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r w:rsidRPr="00C4D5E6">
              <w:rPr>
                <w:rFonts w:ascii="Times New Roman" w:hAnsi="Times New Roman" w:eastAsia="宋体"/>
                <w:sz w:val="24"/>
                <w:szCs w:val="24"/>
              </w:rPr>
              <w:t xml:space="preserve">0.121</w:t>
            </w:r>
          </w:p>
        </w:tc>
        <w:tc>
          <w:tcPr>
            <w:tcW w:w="900" w:type="dxa"/>
          </w:tcPr>
          <w:p w14:paraId="1A2B3E75" w14:textId="77777777" w:rsidR="00A1B2C3" w:rsidRDefault="00A1B2C3">
            <w:r w:rsidRPr="00C4D5E6">
              <w:rPr>
                <w:rFonts w:ascii="Times New Roman" w:hAnsi="Times New Roman" w:eastAsia="宋体"/>
                <w:sz w:val="24"/>
                <w:szCs w:val="24"/>
              </w:rPr>
              <w:t xml:space="preserve">0.236</w:t>
            </w:r>
          </w:p>
        </w:tc>
        <w:tc>
          <w:tcPr>
            <w:tcW w:w="900" w:type="dxa"/>
          </w:tcPr>
          <w:p w14:paraId="1A2B3E76" w14:textId="77777777" w:rsidR="00A1B2C3" w:rsidRDefault="00A1B2C3"/>
        </w:tc>
        <w:tc>
          <w:tcPr>
            <w:tcW w:w="900" w:type="dxa"/>
          </w:tcPr>
          <w:p w14:paraId="1A2B3E77" w14:textId="77777777" w:rsidR="00A1B2C3" w:rsidRDefault="00A1B2C3"/>
        </w:tc>
      </w:tr>
      <w:tr>
        <w:tc>
          <w:tcPr>
            <w:tcW w:w="900" w:type="dxa"/>
          </w:tcPr>
          <w:p w14:paraId="1A2B3E78" w14:textId="77777777" w:rsidR="00A1B2C3" w:rsidRDefault="00A1B2C3"/>
        </w:tc>
        <w:tc>
          <w:tcPr>
            <w:tcW w:w="900" w:type="dxa"/>
          </w:tcPr>
          <w:p w14:paraId="1A2B3E79" w14:textId="77777777" w:rsidR="00A1B2C3" w:rsidRDefault="00A1B2C3">
            <w:r w:rsidRPr="00C4D5E6">
              <w:rPr>
                <w:rFonts w:ascii="Times New Roman" w:hAnsi="Times New Roman" w:eastAsia="宋体"/>
                <w:sz w:val="24"/>
                <w:szCs w:val="24"/>
              </w:rPr>
              <w:t xml:space="preserve">Famale</w:t>
            </w:r>
          </w:p>
        </w:tc>
        <w:tc>
          <w:tcPr>
            <w:tcW w:w="900" w:type="dxa"/>
          </w:tcPr>
          <w:p w14:paraId="1A2B3E7A" w14:textId="77777777" w:rsidR="00A1B2C3" w:rsidRDefault="00A1B2C3"/>
        </w:tc>
        <w:tc>
          <w:tcPr>
            <w:tcW w:w="900" w:type="dxa"/>
          </w:tcPr>
          <w:p w14:paraId="1A2B3E7B" w14:textId="77777777" w:rsidR="00A1B2C3" w:rsidRDefault="00A1B2C3">
            <w:r w:rsidRPr="00C4D5E6">
              <w:rPr>
                <w:rFonts w:ascii="Times New Roman" w:hAnsi="Times New Roman" w:eastAsia="宋体"/>
                <w:sz w:val="24"/>
                <w:szCs w:val="24"/>
              </w:rPr>
              <w:t xml:space="preserve">0.257–1.227</w:t>
            </w:r>
          </w:p>
        </w:tc>
        <w:tc>
          <w:tcPr>
            <w:tcW w:w="900" w:type="dxa"/>
          </w:tcPr>
          <w:p w14:paraId="1A2B3E7C" w14:textId="77777777" w:rsidR="00A1B2C3" w:rsidRDefault="00A1B2C3"/>
        </w:tc>
        <w:tc>
          <w:tcPr>
            <w:tcW w:w="900" w:type="dxa"/>
          </w:tcPr>
          <w:p w14:paraId="1A2B3E7D" w14:textId="77777777" w:rsidR="00A1B2C3" w:rsidRDefault="00A1B2C3"/>
        </w:tc>
        <w:tc>
          <w:tcPr>
            <w:tcW w:w="900" w:type="dxa"/>
          </w:tcPr>
          <w:p w14:paraId="1A2B3E7E" w14:textId="77777777" w:rsidR="00A1B2C3" w:rsidRDefault="00A1B2C3"/>
        </w:tc>
        <w:tc>
          <w:tcPr>
            <w:tcW w:w="900" w:type="dxa"/>
          </w:tcPr>
          <w:p w14:paraId="1A2B3E7F" w14:textId="77777777" w:rsidR="00A1B2C3" w:rsidRDefault="00A1B2C3">
            <w:r w:rsidRPr="00C4D5E6">
              <w:rPr>
                <w:rFonts w:ascii="Times New Roman" w:hAnsi="Times New Roman" w:eastAsia="宋体"/>
                <w:sz w:val="24"/>
                <w:szCs w:val="24"/>
              </w:rPr>
              <w:t xml:space="preserve">0.032–1.727</w:t>
            </w:r>
          </w:p>
        </w:tc>
        <w:tc>
          <w:tcPr>
            <w:tcW w:w="900" w:type="dxa"/>
          </w:tcPr>
          <w:p w14:paraId="1A2B3E80" w14:textId="77777777" w:rsidR="00A1B2C3" w:rsidRDefault="00A1B2C3"/>
        </w:tc>
        <w:tc>
          <w:tcPr>
            <w:tcW w:w="900" w:type="dxa"/>
          </w:tcPr>
          <w:p w14:paraId="1A2B3E81" w14:textId="77777777" w:rsidR="00A1B2C3" w:rsidRDefault="00A1B2C3"/>
        </w:tc>
      </w:tr>
      <w:tr>
        <w:tc>
          <w:tcPr>
            <w:tcW w:w="900" w:type="dxa"/>
          </w:tcPr>
          <w:p w14:paraId="1A2B3E82" w14:textId="77777777" w:rsidR="00A1B2C3" w:rsidRDefault="00A1B2C3">
            <w:r w:rsidRPr="00C4D5E6">
              <w:rPr>
                <w:rFonts w:ascii="Times New Roman" w:hAnsi="Times New Roman" w:eastAsia="宋体"/>
                <w:sz w:val="24"/>
                <w:szCs w:val="24"/>
              </w:rPr>
              <w:t xml:space="preserve">KPS score</w:t>
            </w:r>
          </w:p>
        </w:tc>
        <w:tc>
          <w:tcPr>
            <w:tcW w:w="900" w:type="dxa"/>
          </w:tcPr>
          <w:p w14:paraId="1A2B3E83" w14:textId="77777777" w:rsidR="00A1B2C3" w:rsidRDefault="00A1B2C3">
            <w:r w:rsidRPr="00C4D5E6">
              <w:rPr>
                <w:rFonts w:ascii="Times New Roman" w:hAnsi="Times New Roman" w:eastAsia="宋体"/>
                <w:sz w:val="24"/>
                <w:szCs w:val="24"/>
              </w:rPr>
              <w:t xml:space="preserve">&gt; 80</w:t>
            </w:r>
          </w:p>
        </w:tc>
        <w:tc>
          <w:tcPr>
            <w:tcW w:w="900" w:type="dxa"/>
          </w:tcPr>
          <w:p w14:paraId="1A2B3E84" w14:textId="77777777" w:rsidR="00A1B2C3" w:rsidRDefault="00A1B2C3">
            <w:r w:rsidRPr="00C4D5E6">
              <w:rPr>
                <w:rFonts w:ascii="Times New Roman" w:hAnsi="Times New Roman" w:eastAsia="宋体"/>
                <w:sz w:val="24"/>
                <w:szCs w:val="24"/>
              </w:rPr>
              <w:t xml:space="preserve">0.149</w:t>
            </w:r>
          </w:p>
        </w:tc>
        <w:tc>
          <w:tcPr>
            <w:tcW w:w="900" w:type="dxa"/>
          </w:tcPr>
          <w:p w14:paraId="1A2B3E85" w14:textId="77777777" w:rsidR="00A1B2C3" w:rsidRDefault="00A1B2C3">
            <w:r w:rsidRPr="00C4D5E6">
              <w:rPr>
                <w:rFonts w:ascii="Times New Roman" w:hAnsi="Times New Roman" w:eastAsia="宋体"/>
                <w:sz w:val="24"/>
                <w:szCs w:val="24"/>
              </w:rPr>
              <w:t xml:space="preserve">0.647</w:t>
            </w:r>
          </w:p>
        </w:tc>
        <w:tc>
          <w:tcPr>
            <w:tcW w:w="900" w:type="dxa"/>
          </w:tcPr>
          <w:p w14:paraId="1A2B3E86" w14:textId="77777777" w:rsidR="00A1B2C3" w:rsidRDefault="00A1B2C3"/>
        </w:tc>
        <w:tc>
          <w:tcPr>
            <w:tcW w:w="900" w:type="dxa"/>
          </w:tcPr>
          <w:p w14:paraId="1A2B3E87" w14:textId="77777777" w:rsidR="00A1B2C3" w:rsidRDefault="00A1B2C3"/>
        </w:tc>
        <w:tc>
          <w:tcPr>
            <w:tcW w:w="900" w:type="dxa"/>
          </w:tcPr>
          <w:p w14:paraId="1A2B3E88" w14:textId="77777777" w:rsidR="00A1B2C3" w:rsidRDefault="00A1B2C3">
            <w:r w:rsidRPr="00C4D5E6">
              <w:rPr>
                <w:rFonts w:ascii="Times New Roman" w:hAnsi="Times New Roman" w:eastAsia="宋体"/>
                <w:sz w:val="24"/>
                <w:szCs w:val="24"/>
              </w:rPr>
              <w:t xml:space="preserve">0.056</w:t>
            </w:r>
          </w:p>
        </w:tc>
        <w:tc>
          <w:tcPr>
            <w:tcW w:w="900" w:type="dxa"/>
          </w:tcPr>
          <w:p w14:paraId="1A2B3E89" w14:textId="77777777" w:rsidR="00A1B2C3" w:rsidRDefault="00A1B2C3">
            <w:r w:rsidRPr="00C4D5E6">
              <w:rPr>
                <w:rFonts w:ascii="Times New Roman" w:hAnsi="Times New Roman" w:eastAsia="宋体"/>
                <w:sz w:val="24"/>
                <w:szCs w:val="24"/>
              </w:rPr>
              <w:t xml:space="preserve">0.422</w:t>
            </w:r>
          </w:p>
        </w:tc>
        <w:tc>
          <w:tcPr>
            <w:tcW w:w="900" w:type="dxa"/>
          </w:tcPr>
          <w:p w14:paraId="1A2B3E8A" w14:textId="77777777" w:rsidR="00A1B2C3" w:rsidRDefault="00A1B2C3"/>
        </w:tc>
        <w:tc>
          <w:tcPr>
            <w:tcW w:w="900" w:type="dxa"/>
          </w:tcPr>
          <w:p w14:paraId="1A2B3E8B" w14:textId="77777777" w:rsidR="00A1B2C3" w:rsidRDefault="00A1B2C3"/>
        </w:tc>
      </w:tr>
      <w:tr>
        <w:tc>
          <w:tcPr>
            <w:tcW w:w="900" w:type="dxa"/>
          </w:tcPr>
          <w:p w14:paraId="1A2B3E8C" w14:textId="77777777" w:rsidR="00A1B2C3" w:rsidRDefault="00A1B2C3"/>
        </w:tc>
        <w:tc>
          <w:tcPr>
            <w:tcW w:w="900" w:type="dxa"/>
          </w:tcPr>
          <w:p w14:paraId="1A2B3E8D" w14:textId="77777777" w:rsidR="00A1B2C3" w:rsidRDefault="00A1B2C3">
            <w:r w:rsidRPr="00C4D5E6">
              <w:rPr>
                <w:rFonts w:ascii="Times New Roman" w:hAnsi="Times New Roman" w:eastAsia="宋体"/>
                <w:sz w:val="24"/>
                <w:szCs w:val="24"/>
              </w:rPr>
              <w:t xml:space="preserve">≤ 80</w:t>
            </w:r>
          </w:p>
        </w:tc>
        <w:tc>
          <w:tcPr>
            <w:tcW w:w="900" w:type="dxa"/>
          </w:tcPr>
          <w:p w14:paraId="1A2B3E8E" w14:textId="77777777" w:rsidR="00A1B2C3" w:rsidRDefault="00A1B2C3"/>
        </w:tc>
        <w:tc>
          <w:tcPr>
            <w:tcW w:w="900" w:type="dxa"/>
          </w:tcPr>
          <w:p w14:paraId="1A2B3E8F" w14:textId="77777777" w:rsidR="00A1B2C3" w:rsidRDefault="00A1B2C3">
            <w:r w:rsidRPr="00C4D5E6">
              <w:rPr>
                <w:rFonts w:ascii="Times New Roman" w:hAnsi="Times New Roman" w:eastAsia="宋体"/>
                <w:sz w:val="24"/>
                <w:szCs w:val="24"/>
              </w:rPr>
              <w:t xml:space="preserve">0.357–1.174</w:t>
            </w:r>
          </w:p>
        </w:tc>
        <w:tc>
          <w:tcPr>
            <w:tcW w:w="900" w:type="dxa"/>
          </w:tcPr>
          <w:p w14:paraId="1A2B3E90" w14:textId="77777777" w:rsidR="00A1B2C3" w:rsidRDefault="00A1B2C3"/>
        </w:tc>
        <w:tc>
          <w:tcPr>
            <w:tcW w:w="900" w:type="dxa"/>
          </w:tcPr>
          <w:p w14:paraId="1A2B3E91" w14:textId="77777777" w:rsidR="00A1B2C3" w:rsidRDefault="00A1B2C3"/>
        </w:tc>
        <w:tc>
          <w:tcPr>
            <w:tcW w:w="900" w:type="dxa"/>
          </w:tcPr>
          <w:p w14:paraId="1A2B3E92" w14:textId="77777777" w:rsidR="00A1B2C3" w:rsidRDefault="00A1B2C3"/>
        </w:tc>
        <w:tc>
          <w:tcPr>
            <w:tcW w:w="900" w:type="dxa"/>
          </w:tcPr>
          <w:p w14:paraId="1A2B3E93" w14:textId="77777777" w:rsidR="00A1B2C3" w:rsidRDefault="00A1B2C3">
            <w:r w:rsidRPr="00C4D5E6">
              <w:rPr>
                <w:rFonts w:ascii="Times New Roman" w:hAnsi="Times New Roman" w:eastAsia="宋体"/>
                <w:sz w:val="24"/>
                <w:szCs w:val="24"/>
              </w:rPr>
              <w:t xml:space="preserve">0.170–1.050</w:t>
            </w:r>
          </w:p>
        </w:tc>
        <w:tc>
          <w:tcPr>
            <w:tcW w:w="900" w:type="dxa"/>
          </w:tcPr>
          <w:p w14:paraId="1A2B3E94" w14:textId="77777777" w:rsidR="00A1B2C3" w:rsidRDefault="00A1B2C3"/>
        </w:tc>
        <w:tc>
          <w:tcPr>
            <w:tcW w:w="900" w:type="dxa"/>
          </w:tcPr>
          <w:p w14:paraId="1A2B3E95" w14:textId="77777777" w:rsidR="00A1B2C3" w:rsidRDefault="00A1B2C3"/>
        </w:tc>
      </w:tr>
      <w:tr>
        <w:tc>
          <w:tcPr>
            <w:tcW w:w="900" w:type="dxa"/>
          </w:tcPr>
          <w:p w14:paraId="1A2B3E96" w14:textId="77777777" w:rsidR="00A1B2C3" w:rsidRDefault="00A1B2C3">
            <w:r w:rsidRPr="00C4D5E6">
              <w:rPr>
                <w:rFonts w:ascii="Times New Roman" w:hAnsi="Times New Roman" w:eastAsia="宋体"/>
                <w:sz w:val="24"/>
                <w:szCs w:val="24"/>
              </w:rPr>
              <w:t xml:space="preserve">Smoking status</w:t>
            </w:r>
          </w:p>
        </w:tc>
        <w:tc>
          <w:tcPr>
            <w:tcW w:w="900" w:type="dxa"/>
          </w:tcPr>
          <w:p w14:paraId="1A2B3E97" w14:textId="77777777" w:rsidR="00A1B2C3" w:rsidRDefault="00A1B2C3">
            <w:r w:rsidRPr="00C4D5E6">
              <w:rPr>
                <w:rFonts w:ascii="Times New Roman" w:hAnsi="Times New Roman" w:eastAsia="宋体"/>
                <w:sz w:val="24"/>
                <w:szCs w:val="24"/>
              </w:rPr>
              <w:t xml:space="preserve">Ever</w:t>
            </w:r>
          </w:p>
        </w:tc>
        <w:tc>
          <w:tcPr>
            <w:tcW w:w="900" w:type="dxa"/>
          </w:tcPr>
          <w:p w14:paraId="1A2B3E98" w14:textId="77777777" w:rsidR="00A1B2C3" w:rsidRDefault="00A1B2C3">
            <w:r w:rsidRPr="00C4D5E6">
              <w:rPr>
                <w:rFonts w:ascii="Times New Roman" w:hAnsi="Times New Roman" w:eastAsia="宋体"/>
                <w:sz w:val="24"/>
                <w:szCs w:val="24"/>
              </w:rPr>
              <w:t xml:space="preserve">0.088</w:t>
            </w:r>
          </w:p>
        </w:tc>
        <w:tc>
          <w:tcPr>
            <w:tcW w:w="900" w:type="dxa"/>
          </w:tcPr>
          <w:p w14:paraId="1A2B3E99" w14:textId="77777777" w:rsidR="00A1B2C3" w:rsidRDefault="00A1B2C3">
            <w:r w:rsidRPr="00C4D5E6">
              <w:rPr>
                <w:rFonts w:ascii="Times New Roman" w:hAnsi="Times New Roman" w:eastAsia="宋体"/>
                <w:sz w:val="24"/>
                <w:szCs w:val="24"/>
              </w:rPr>
              <w:t xml:space="preserve">1.603</w:t>
            </w:r>
          </w:p>
        </w:tc>
        <w:tc>
          <w:tcPr>
            <w:tcW w:w="900" w:type="dxa"/>
          </w:tcPr>
          <w:p w14:paraId="1A2B3E9A" w14:textId="77777777" w:rsidR="00A1B2C3" w:rsidRDefault="00A1B2C3"/>
        </w:tc>
        <w:tc>
          <w:tcPr>
            <w:tcW w:w="900" w:type="dxa"/>
          </w:tcPr>
          <w:p w14:paraId="1A2B3E9B" w14:textId="77777777" w:rsidR="00A1B2C3" w:rsidRDefault="00A1B2C3"/>
        </w:tc>
        <w:tc>
          <w:tcPr>
            <w:tcW w:w="900" w:type="dxa"/>
          </w:tcPr>
          <w:p w14:paraId="1A2B3E9C" w14:textId="77777777" w:rsidR="00A1B2C3" w:rsidRDefault="00A1B2C3">
            <w:r w:rsidRPr="00C4D5E6">
              <w:rPr>
                <w:rFonts w:ascii="Times New Roman" w:hAnsi="Times New Roman" w:eastAsia="宋体"/>
                <w:sz w:val="24"/>
                <w:szCs w:val="24"/>
              </w:rPr>
              <w:t xml:space="preserve">0.036</w:t>
            </w:r>
          </w:p>
        </w:tc>
        <w:tc>
          <w:tcPr>
            <w:tcW w:w="900" w:type="dxa"/>
          </w:tcPr>
          <w:p w14:paraId="1A2B3E9D" w14:textId="77777777" w:rsidR="00A1B2C3" w:rsidRDefault="00A1B2C3">
            <w:r w:rsidRPr="00C4D5E6">
              <w:rPr>
                <w:rFonts w:ascii="Times New Roman" w:hAnsi="Times New Roman" w:eastAsia="宋体"/>
                <w:sz w:val="24"/>
                <w:szCs w:val="24"/>
              </w:rPr>
              <w:t xml:space="preserve">2.664</w:t>
            </w:r>
          </w:p>
        </w:tc>
        <w:tc>
          <w:tcPr>
            <w:tcW w:w="900" w:type="dxa"/>
          </w:tcPr>
          <w:p w14:paraId="1A2B3E9E" w14:textId="77777777" w:rsidR="00A1B2C3" w:rsidRDefault="00A1B2C3">
            <w:r w:rsidRPr="00C4D5E6">
              <w:rPr>
                <w:rFonts w:ascii="Times New Roman" w:hAnsi="Times New Roman" w:eastAsia="宋体"/>
                <w:sz w:val="24"/>
                <w:szCs w:val="24"/>
              </w:rPr>
              <w:t xml:space="preserve">0.034</w:t>
            </w:r>
          </w:p>
        </w:tc>
        <w:tc>
          <w:tcPr>
            <w:tcW w:w="900" w:type="dxa"/>
          </w:tcPr>
          <w:p w14:paraId="1A2B3E9F" w14:textId="77777777" w:rsidR="00A1B2C3" w:rsidRDefault="00A1B2C3">
            <w:r w:rsidRPr="00C4D5E6">
              <w:rPr>
                <w:rFonts w:ascii="Times New Roman" w:hAnsi="Times New Roman" w:eastAsia="宋体"/>
                <w:sz w:val="24"/>
                <w:szCs w:val="24"/>
              </w:rPr>
              <w:t xml:space="preserve">2.864</w:t>
            </w:r>
          </w:p>
        </w:tc>
      </w:tr>
      <w:tr>
        <w:tc>
          <w:tcPr>
            <w:tcW w:w="900" w:type="dxa"/>
          </w:tcPr>
          <w:p w14:paraId="1A2B3EA0" w14:textId="77777777" w:rsidR="00A1B2C3" w:rsidRDefault="00A1B2C3"/>
        </w:tc>
        <w:tc>
          <w:tcPr>
            <w:tcW w:w="900" w:type="dxa"/>
          </w:tcPr>
          <w:p w14:paraId="1A2B3EA1" w14:textId="77777777" w:rsidR="00A1B2C3" w:rsidRDefault="00A1B2C3">
            <w:r w:rsidRPr="00C4D5E6">
              <w:rPr>
                <w:rFonts w:ascii="Times New Roman" w:hAnsi="Times New Roman" w:eastAsia="宋体"/>
                <w:sz w:val="24"/>
                <w:szCs w:val="24"/>
              </w:rPr>
              <w:t xml:space="preserve">Never</w:t>
            </w:r>
          </w:p>
        </w:tc>
        <w:tc>
          <w:tcPr>
            <w:tcW w:w="900" w:type="dxa"/>
          </w:tcPr>
          <w:p w14:paraId="1A2B3EA2" w14:textId="77777777" w:rsidR="00A1B2C3" w:rsidRDefault="00A1B2C3"/>
        </w:tc>
        <w:tc>
          <w:tcPr>
            <w:tcW w:w="900" w:type="dxa"/>
          </w:tcPr>
          <w:p w14:paraId="1A2B3EA3" w14:textId="77777777" w:rsidR="00A1B2C3" w:rsidRDefault="00A1B2C3">
            <w:r w:rsidRPr="00C4D5E6">
              <w:rPr>
                <w:rFonts w:ascii="Times New Roman" w:hAnsi="Times New Roman" w:eastAsia="宋体"/>
                <w:sz w:val="24"/>
                <w:szCs w:val="24"/>
              </w:rPr>
              <w:t xml:space="preserve">0.927–2.771</w:t>
            </w:r>
          </w:p>
        </w:tc>
        <w:tc>
          <w:tcPr>
            <w:tcW w:w="900" w:type="dxa"/>
          </w:tcPr>
          <w:p w14:paraId="1A2B3EA4" w14:textId="77777777" w:rsidR="00A1B2C3" w:rsidRDefault="00A1B2C3"/>
        </w:tc>
        <w:tc>
          <w:tcPr>
            <w:tcW w:w="900" w:type="dxa"/>
          </w:tcPr>
          <w:p w14:paraId="1A2B3EA5" w14:textId="77777777" w:rsidR="00A1B2C3" w:rsidRDefault="00A1B2C3"/>
        </w:tc>
        <w:tc>
          <w:tcPr>
            <w:tcW w:w="900" w:type="dxa"/>
          </w:tcPr>
          <w:p w14:paraId="1A2B3EA6" w14:textId="77777777" w:rsidR="00A1B2C3" w:rsidRDefault="00A1B2C3"/>
        </w:tc>
        <w:tc>
          <w:tcPr>
            <w:tcW w:w="900" w:type="dxa"/>
          </w:tcPr>
          <w:p w14:paraId="1A2B3EA7" w14:textId="77777777" w:rsidR="00A1B2C3" w:rsidRDefault="00A1B2C3">
            <w:r w:rsidRPr="00C4D5E6">
              <w:rPr>
                <w:rFonts w:ascii="Times New Roman" w:hAnsi="Times New Roman" w:eastAsia="宋体"/>
                <w:sz w:val="24"/>
                <w:szCs w:val="24"/>
              </w:rPr>
              <w:t xml:space="preserve">1.027–6.914</w:t>
            </w:r>
          </w:p>
        </w:tc>
        <w:tc>
          <w:tcPr>
            <w:tcW w:w="900" w:type="dxa"/>
          </w:tcPr>
          <w:p w14:paraId="1A2B3EA8" w14:textId="77777777" w:rsidR="00A1B2C3" w:rsidRDefault="00A1B2C3"/>
        </w:tc>
        <w:tc>
          <w:tcPr>
            <w:tcW w:w="900" w:type="dxa"/>
          </w:tcPr>
          <w:p w14:paraId="1A2B3EA9" w14:textId="77777777" w:rsidR="00A1B2C3" w:rsidRDefault="00A1B2C3">
            <w:r w:rsidRPr="00C4D5E6">
              <w:rPr>
                <w:rFonts w:ascii="Times New Roman" w:hAnsi="Times New Roman" w:eastAsia="宋体"/>
                <w:sz w:val="24"/>
                <w:szCs w:val="24"/>
              </w:rPr>
              <w:t xml:space="preserve">1.081–7.589</w:t>
            </w:r>
          </w:p>
        </w:tc>
      </w:tr>
      <w:tr>
        <w:tc>
          <w:tcPr>
            <w:tcW w:w="900" w:type="dxa"/>
          </w:tcPr>
          <w:p w14:paraId="1A2B3EAA" w14:textId="77777777" w:rsidR="00A1B2C3" w:rsidRDefault="00A1B2C3">
            <w:r w:rsidRPr="00C4D5E6">
              <w:rPr>
                <w:rFonts w:ascii="Times New Roman" w:hAnsi="Times New Roman" w:eastAsia="宋体"/>
                <w:sz w:val="24"/>
                <w:szCs w:val="24"/>
              </w:rPr>
              <w:t xml:space="preserve">Smoking index</w:t>
            </w:r>
          </w:p>
        </w:tc>
        <w:tc>
          <w:tcPr>
            <w:tcW w:w="900" w:type="dxa"/>
          </w:tcPr>
          <w:p w14:paraId="1A2B3EAB" w14:textId="77777777" w:rsidR="00A1B2C3" w:rsidRDefault="00A1B2C3">
            <w:r w:rsidRPr="00C4D5E6">
              <w:rPr>
                <w:rFonts w:ascii="Times New Roman" w:hAnsi="Times New Roman" w:eastAsia="宋体"/>
                <w:sz w:val="24"/>
                <w:szCs w:val="24"/>
              </w:rPr>
              <w:t xml:space="preserve">&lt; 850</w:t>
            </w:r>
          </w:p>
        </w:tc>
        <w:tc>
          <w:tcPr>
            <w:tcW w:w="900" w:type="dxa"/>
          </w:tcPr>
          <w:p w14:paraId="1A2B3EAC" w14:textId="77777777" w:rsidR="00A1B2C3" w:rsidRDefault="00A1B2C3">
            <w:r w:rsidRPr="00C4D5E6">
              <w:rPr>
                <w:rFonts w:ascii="Times New Roman" w:hAnsi="Times New Roman" w:eastAsia="宋体"/>
                <w:sz w:val="24"/>
                <w:szCs w:val="24"/>
              </w:rPr>
              <w:t xml:space="preserve">0.056</w:t>
            </w:r>
          </w:p>
        </w:tc>
        <w:tc>
          <w:tcPr>
            <w:tcW w:w="900" w:type="dxa"/>
          </w:tcPr>
          <w:p w14:paraId="1A2B3EAD" w14:textId="77777777" w:rsidR="00A1B2C3" w:rsidRDefault="00A1B2C3">
            <w:r w:rsidRPr="00C4D5E6">
              <w:rPr>
                <w:rFonts w:ascii="Times New Roman" w:hAnsi="Times New Roman" w:eastAsia="宋体"/>
                <w:sz w:val="24"/>
                <w:szCs w:val="24"/>
              </w:rPr>
              <w:t xml:space="preserve">1.956</w:t>
            </w:r>
          </w:p>
        </w:tc>
        <w:tc>
          <w:tcPr>
            <w:tcW w:w="900" w:type="dxa"/>
          </w:tcPr>
          <w:p w14:paraId="1A2B3EAE" w14:textId="77777777" w:rsidR="00A1B2C3" w:rsidRDefault="00A1B2C3"/>
        </w:tc>
        <w:tc>
          <w:tcPr>
            <w:tcW w:w="900" w:type="dxa"/>
          </w:tcPr>
          <w:p w14:paraId="1A2B3EAF" w14:textId="77777777" w:rsidR="00A1B2C3" w:rsidRDefault="00A1B2C3"/>
        </w:tc>
        <w:tc>
          <w:tcPr>
            <w:tcW w:w="900" w:type="dxa"/>
          </w:tcPr>
          <w:p w14:paraId="1A2B3EB0" w14:textId="77777777" w:rsidR="00A1B2C3" w:rsidRDefault="00A1B2C3">
            <w:r w:rsidRPr="00C4D5E6">
              <w:rPr>
                <w:rFonts w:ascii="Times New Roman" w:hAnsi="Times New Roman" w:eastAsia="宋体"/>
                <w:sz w:val="24"/>
                <w:szCs w:val="24"/>
              </w:rPr>
              <w:t xml:space="preserve">0.016</w:t>
            </w:r>
          </w:p>
        </w:tc>
        <w:tc>
          <w:tcPr>
            <w:tcW w:w="900" w:type="dxa"/>
          </w:tcPr>
          <w:p w14:paraId="1A2B3EB1" w14:textId="77777777" w:rsidR="00A1B2C3" w:rsidRDefault="00A1B2C3">
            <w:r w:rsidRPr="00C4D5E6">
              <w:rPr>
                <w:rFonts w:ascii="Times New Roman" w:hAnsi="Times New Roman" w:eastAsia="宋体"/>
                <w:sz w:val="24"/>
                <w:szCs w:val="24"/>
              </w:rPr>
              <w:t xml:space="preserve">4.079</w:t>
            </w:r>
          </w:p>
        </w:tc>
        <w:tc>
          <w:tcPr>
            <w:tcW w:w="900" w:type="dxa"/>
          </w:tcPr>
          <w:p w14:paraId="1A2B3EB2" w14:textId="77777777" w:rsidR="00A1B2C3" w:rsidRDefault="00A1B2C3">
            <w:r w:rsidRPr="00C4D5E6">
              <w:rPr>
                <w:rFonts w:ascii="Times New Roman" w:hAnsi="Times New Roman" w:eastAsia="宋体"/>
                <w:sz w:val="24"/>
                <w:szCs w:val="24"/>
              </w:rPr>
              <w:t xml:space="preserve">0.224</w:t>
            </w:r>
          </w:p>
        </w:tc>
        <w:tc>
          <w:tcPr>
            <w:tcW w:w="900" w:type="dxa"/>
          </w:tcPr>
          <w:p w14:paraId="1A2B3EB3" w14:textId="77777777" w:rsidR="00A1B2C3" w:rsidRDefault="00A1B2C3">
            <w:r w:rsidRPr="00C4D5E6">
              <w:rPr>
                <w:rFonts w:ascii="Times New Roman" w:hAnsi="Times New Roman" w:eastAsia="宋体"/>
                <w:sz w:val="24"/>
                <w:szCs w:val="24"/>
              </w:rPr>
              <w:t xml:space="preserve">2.203</w:t>
            </w:r>
          </w:p>
        </w:tc>
      </w:tr>
      <w:tr>
        <w:tc>
          <w:tcPr>
            <w:tcW w:w="900" w:type="dxa"/>
          </w:tcPr>
          <w:p w14:paraId="1A2B3EB4" w14:textId="77777777" w:rsidR="00A1B2C3" w:rsidRDefault="00A1B2C3"/>
        </w:tc>
        <w:tc>
          <w:tcPr>
            <w:tcW w:w="900" w:type="dxa"/>
          </w:tcPr>
          <w:p w14:paraId="1A2B3EB5" w14:textId="77777777" w:rsidR="00A1B2C3" w:rsidRDefault="00A1B2C3">
            <w:r w:rsidRPr="00C4D5E6">
              <w:rPr>
                <w:rFonts w:ascii="Times New Roman" w:hAnsi="Times New Roman" w:eastAsia="宋体"/>
                <w:sz w:val="24"/>
                <w:szCs w:val="24"/>
              </w:rPr>
              <w:t xml:space="preserve">≥ 850</w:t>
            </w:r>
          </w:p>
        </w:tc>
        <w:tc>
          <w:tcPr>
            <w:tcW w:w="900" w:type="dxa"/>
          </w:tcPr>
          <w:p w14:paraId="1A2B3EB6" w14:textId="77777777" w:rsidR="00A1B2C3" w:rsidRDefault="00A1B2C3"/>
        </w:tc>
        <w:tc>
          <w:tcPr>
            <w:tcW w:w="900" w:type="dxa"/>
          </w:tcPr>
          <w:p w14:paraId="1A2B3EB7" w14:textId="77777777" w:rsidR="00A1B2C3" w:rsidRDefault="00A1B2C3">
            <w:r w:rsidRPr="00C4D5E6">
              <w:rPr>
                <w:rFonts w:ascii="Times New Roman" w:hAnsi="Times New Roman" w:eastAsia="宋体"/>
                <w:sz w:val="24"/>
                <w:szCs w:val="24"/>
              </w:rPr>
              <w:t xml:space="preserve">0.969–3.948</w:t>
            </w:r>
          </w:p>
        </w:tc>
        <w:tc>
          <w:tcPr>
            <w:tcW w:w="900" w:type="dxa"/>
          </w:tcPr>
          <w:p w14:paraId="1A2B3EB8" w14:textId="77777777" w:rsidR="00A1B2C3" w:rsidRDefault="00A1B2C3"/>
        </w:tc>
        <w:tc>
          <w:tcPr>
            <w:tcW w:w="900" w:type="dxa"/>
          </w:tcPr>
          <w:p w14:paraId="1A2B3EB9" w14:textId="77777777" w:rsidR="00A1B2C3" w:rsidRDefault="00A1B2C3"/>
        </w:tc>
        <w:tc>
          <w:tcPr>
            <w:tcW w:w="900" w:type="dxa"/>
          </w:tcPr>
          <w:p w14:paraId="1A2B3EBA" w14:textId="77777777" w:rsidR="00A1B2C3" w:rsidRDefault="00A1B2C3"/>
        </w:tc>
        <w:tc>
          <w:tcPr>
            <w:tcW w:w="900" w:type="dxa"/>
          </w:tcPr>
          <w:p w14:paraId="1A2B3EBB" w14:textId="77777777" w:rsidR="00A1B2C3" w:rsidRDefault="00A1B2C3">
            <w:r w:rsidRPr="00C4D5E6">
              <w:rPr>
                <w:rFonts w:ascii="Times New Roman" w:hAnsi="Times New Roman" w:eastAsia="宋体"/>
                <w:sz w:val="24"/>
                <w:szCs w:val="24"/>
              </w:rPr>
              <w:t xml:space="preserve">1.174–14.169</w:t>
            </w:r>
          </w:p>
        </w:tc>
        <w:tc>
          <w:tcPr>
            <w:tcW w:w="900" w:type="dxa"/>
          </w:tcPr>
          <w:p w14:paraId="1A2B3EBC" w14:textId="77777777" w:rsidR="00A1B2C3" w:rsidRDefault="00A1B2C3"/>
        </w:tc>
        <w:tc>
          <w:tcPr>
            <w:tcW w:w="900" w:type="dxa"/>
          </w:tcPr>
          <w:p w14:paraId="1A2B3EBD" w14:textId="77777777" w:rsidR="00A1B2C3" w:rsidRDefault="00A1B2C3">
            <w:r w:rsidRPr="00C4D5E6">
              <w:rPr>
                <w:rFonts w:ascii="Times New Roman" w:hAnsi="Times New Roman" w:eastAsia="宋体"/>
                <w:sz w:val="24"/>
                <w:szCs w:val="24"/>
              </w:rPr>
              <w:t xml:space="preserve">0.616–7.881</w:t>
            </w:r>
          </w:p>
        </w:tc>
      </w:tr>
      <w:tr>
        <w:tc>
          <w:tcPr>
            <w:tcW w:w="900" w:type="dxa"/>
          </w:tcPr>
          <w:p w14:paraId="1A2B3EBE" w14:textId="77777777" w:rsidR="00A1B2C3" w:rsidRDefault="00A1B2C3">
            <w:r w:rsidRPr="00C4D5E6">
              <w:rPr>
                <w:rFonts w:ascii="Times New Roman" w:hAnsi="Times New Roman" w:eastAsia="宋体"/>
                <w:sz w:val="24"/>
                <w:szCs w:val="24"/>
              </w:rPr>
              <w:t xml:space="preserve">Drinking index</w:t>
            </w:r>
          </w:p>
        </w:tc>
        <w:tc>
          <w:tcPr>
            <w:tcW w:w="900" w:type="dxa"/>
          </w:tcPr>
          <w:p w14:paraId="1A2B3EBF" w14:textId="77777777" w:rsidR="00A1B2C3" w:rsidRDefault="00A1B2C3">
            <w:r w:rsidRPr="00C4D5E6">
              <w:rPr>
                <w:rFonts w:ascii="Times New Roman" w:hAnsi="Times New Roman" w:eastAsia="宋体"/>
                <w:sz w:val="24"/>
                <w:szCs w:val="24"/>
              </w:rPr>
              <w:t xml:space="preserve">&gt; 4500</w:t>
            </w:r>
          </w:p>
        </w:tc>
        <w:tc>
          <w:tcPr>
            <w:tcW w:w="900" w:type="dxa"/>
          </w:tcPr>
          <w:p w14:paraId="1A2B3EC0" w14:textId="77777777" w:rsidR="00A1B2C3" w:rsidRDefault="00A1B2C3">
            <w:r w:rsidRPr="00C4D5E6">
              <w:rPr>
                <w:rFonts w:ascii="Times New Roman" w:hAnsi="Times New Roman" w:eastAsia="宋体"/>
                <w:sz w:val="24"/>
                <w:szCs w:val="24"/>
              </w:rPr>
              <w:t xml:space="preserve">0.025</w:t>
            </w:r>
          </w:p>
        </w:tc>
        <w:tc>
          <w:tcPr>
            <w:tcW w:w="900" w:type="dxa"/>
          </w:tcPr>
          <w:p w14:paraId="1A2B3EC1" w14:textId="77777777" w:rsidR="00A1B2C3" w:rsidRDefault="00A1B2C3">
            <w:r w:rsidRPr="00C4D5E6">
              <w:rPr>
                <w:rFonts w:ascii="Times New Roman" w:hAnsi="Times New Roman" w:eastAsia="宋体"/>
                <w:sz w:val="24"/>
                <w:szCs w:val="24"/>
              </w:rPr>
              <w:t xml:space="preserve">0.579</w:t>
            </w:r>
          </w:p>
        </w:tc>
        <w:tc>
          <w:tcPr>
            <w:tcW w:w="900" w:type="dxa"/>
          </w:tcPr>
          <w:p w14:paraId="1A2B3EC2" w14:textId="77777777" w:rsidR="00A1B2C3" w:rsidRDefault="00A1B2C3">
            <w:r w:rsidRPr="00C4D5E6">
              <w:rPr>
                <w:rFonts w:ascii="Times New Roman" w:hAnsi="Times New Roman" w:eastAsia="宋体"/>
                <w:sz w:val="24"/>
                <w:szCs w:val="24"/>
              </w:rPr>
              <w:t xml:space="preserve">0.022</w:t>
            </w:r>
          </w:p>
        </w:tc>
        <w:tc>
          <w:tcPr>
            <w:tcW w:w="900" w:type="dxa"/>
          </w:tcPr>
          <w:p w14:paraId="1A2B3EC3" w14:textId="77777777" w:rsidR="00A1B2C3" w:rsidRDefault="00A1B2C3">
            <w:r w:rsidRPr="00C4D5E6">
              <w:rPr>
                <w:rFonts w:ascii="Times New Roman" w:hAnsi="Times New Roman" w:eastAsia="宋体"/>
                <w:sz w:val="24"/>
                <w:szCs w:val="24"/>
              </w:rPr>
              <w:t xml:space="preserve">0.569</w:t>
            </w:r>
          </w:p>
        </w:tc>
        <w:tc>
          <w:tcPr>
            <w:tcW w:w="900" w:type="dxa"/>
          </w:tcPr>
          <w:p w14:paraId="1A2B3EC4" w14:textId="77777777" w:rsidR="00A1B2C3" w:rsidRDefault="00A1B2C3">
            <w:r w:rsidRPr="00C4D5E6">
              <w:rPr>
                <w:rFonts w:ascii="Times New Roman" w:hAnsi="Times New Roman" w:eastAsia="宋体"/>
                <w:sz w:val="24"/>
                <w:szCs w:val="24"/>
              </w:rPr>
              <w:t xml:space="preserve">0.113</w:t>
            </w:r>
          </w:p>
        </w:tc>
        <w:tc>
          <w:tcPr>
            <w:tcW w:w="900" w:type="dxa"/>
          </w:tcPr>
          <w:p w14:paraId="1A2B3EC5" w14:textId="77777777" w:rsidR="00A1B2C3" w:rsidRDefault="00A1B2C3">
            <w:r w:rsidRPr="00C4D5E6">
              <w:rPr>
                <w:rFonts w:ascii="Times New Roman" w:hAnsi="Times New Roman" w:eastAsia="宋体"/>
                <w:sz w:val="24"/>
                <w:szCs w:val="24"/>
              </w:rPr>
              <w:t xml:space="preserve">0.565</w:t>
            </w:r>
          </w:p>
        </w:tc>
        <w:tc>
          <w:tcPr>
            <w:tcW w:w="900" w:type="dxa"/>
          </w:tcPr>
          <w:p w14:paraId="1A2B3EC6" w14:textId="77777777" w:rsidR="00A1B2C3" w:rsidRDefault="00A1B2C3"/>
        </w:tc>
        <w:tc>
          <w:tcPr>
            <w:tcW w:w="900" w:type="dxa"/>
          </w:tcPr>
          <w:p w14:paraId="1A2B3EC7" w14:textId="77777777" w:rsidR="00A1B2C3" w:rsidRDefault="00A1B2C3"/>
        </w:tc>
      </w:tr>
      <w:tr>
        <w:tc>
          <w:tcPr>
            <w:tcW w:w="900" w:type="dxa"/>
          </w:tcPr>
          <w:p w14:paraId="1A2B3EC8" w14:textId="77777777" w:rsidR="00A1B2C3" w:rsidRDefault="00A1B2C3"/>
        </w:tc>
        <w:tc>
          <w:tcPr>
            <w:tcW w:w="900" w:type="dxa"/>
          </w:tcPr>
          <w:p w14:paraId="1A2B3EC9" w14:textId="77777777" w:rsidR="00A1B2C3" w:rsidRDefault="00A1B2C3">
            <w:r w:rsidRPr="00C4D5E6">
              <w:rPr>
                <w:rFonts w:ascii="Times New Roman" w:hAnsi="Times New Roman" w:eastAsia="宋体"/>
                <w:sz w:val="24"/>
                <w:szCs w:val="24"/>
              </w:rPr>
              <w:t xml:space="preserve">≤ 4500</w:t>
            </w:r>
          </w:p>
        </w:tc>
        <w:tc>
          <w:tcPr>
            <w:tcW w:w="900" w:type="dxa"/>
          </w:tcPr>
          <w:p w14:paraId="1A2B3ECA" w14:textId="77777777" w:rsidR="00A1B2C3" w:rsidRDefault="00A1B2C3"/>
        </w:tc>
        <w:tc>
          <w:tcPr>
            <w:tcW w:w="900" w:type="dxa"/>
          </w:tcPr>
          <w:p w14:paraId="1A2B3ECB" w14:textId="77777777" w:rsidR="00A1B2C3" w:rsidRDefault="00A1B2C3">
            <w:r w:rsidRPr="00C4D5E6">
              <w:rPr>
                <w:rFonts w:ascii="Times New Roman" w:hAnsi="Times New Roman" w:eastAsia="宋体"/>
                <w:sz w:val="24"/>
                <w:szCs w:val="24"/>
              </w:rPr>
              <w:t xml:space="preserve">0.357–0.938</w:t>
            </w:r>
          </w:p>
        </w:tc>
        <w:tc>
          <w:tcPr>
            <w:tcW w:w="900" w:type="dxa"/>
          </w:tcPr>
          <w:p w14:paraId="1A2B3ECC" w14:textId="77777777" w:rsidR="00A1B2C3" w:rsidRDefault="00A1B2C3"/>
        </w:tc>
        <w:tc>
          <w:tcPr>
            <w:tcW w:w="900" w:type="dxa"/>
          </w:tcPr>
          <w:p w14:paraId="1A2B3ECD" w14:textId="77777777" w:rsidR="00A1B2C3" w:rsidRDefault="00A1B2C3">
            <w:r w:rsidRPr="00C4D5E6">
              <w:rPr>
                <w:rFonts w:ascii="Times New Roman" w:hAnsi="Times New Roman" w:eastAsia="宋体"/>
                <w:sz w:val="24"/>
                <w:szCs w:val="24"/>
              </w:rPr>
              <w:t xml:space="preserve">0.351–0.924</w:t>
            </w:r>
          </w:p>
        </w:tc>
        <w:tc>
          <w:tcPr>
            <w:tcW w:w="900" w:type="dxa"/>
          </w:tcPr>
          <w:p w14:paraId="1A2B3ECE" w14:textId="77777777" w:rsidR="00A1B2C3" w:rsidRDefault="00A1B2C3"/>
        </w:tc>
        <w:tc>
          <w:tcPr>
            <w:tcW w:w="900" w:type="dxa"/>
          </w:tcPr>
          <w:p w14:paraId="1A2B3ECF" w14:textId="77777777" w:rsidR="00A1B2C3" w:rsidRDefault="00A1B2C3">
            <w:r w:rsidRPr="00C4D5E6">
              <w:rPr>
                <w:rFonts w:ascii="Times New Roman" w:hAnsi="Times New Roman" w:eastAsia="宋体"/>
                <w:sz w:val="24"/>
                <w:szCs w:val="24"/>
              </w:rPr>
              <w:t xml:space="preserve">0.276–1.157</w:t>
            </w:r>
          </w:p>
        </w:tc>
        <w:tc>
          <w:tcPr>
            <w:tcW w:w="900" w:type="dxa"/>
          </w:tcPr>
          <w:p w14:paraId="1A2B3ED0" w14:textId="77777777" w:rsidR="00A1B2C3" w:rsidRDefault="00A1B2C3"/>
        </w:tc>
        <w:tc>
          <w:tcPr>
            <w:tcW w:w="900" w:type="dxa"/>
          </w:tcPr>
          <w:p w14:paraId="1A2B3ED1" w14:textId="77777777" w:rsidR="00A1B2C3" w:rsidRDefault="00A1B2C3"/>
        </w:tc>
      </w:tr>
      <w:tr>
        <w:tc>
          <w:tcPr>
            <w:tcW w:w="900" w:type="dxa"/>
          </w:tcPr>
          <w:p w14:paraId="1A2B3ED2" w14:textId="77777777" w:rsidR="00A1B2C3" w:rsidRDefault="00A1B2C3">
            <w:r w:rsidRPr="00C4D5E6">
              <w:rPr>
                <w:rFonts w:ascii="Times New Roman" w:hAnsi="Times New Roman" w:eastAsia="宋体"/>
                <w:sz w:val="24"/>
                <w:szCs w:val="24"/>
              </w:rPr>
              <w:t xml:space="preserve">T stage</w:t>
            </w:r>
          </w:p>
        </w:tc>
        <w:tc>
          <w:tcPr>
            <w:tcW w:w="900" w:type="dxa"/>
          </w:tcPr>
          <w:p w14:paraId="1A2B3ED3" w14:textId="77777777" w:rsidR="00A1B2C3" w:rsidRDefault="00A1B2C3">
            <w:r w:rsidRPr="00C4D5E6">
              <w:rPr>
                <w:rFonts w:ascii="Times New Roman" w:hAnsi="Times New Roman" w:eastAsia="宋体"/>
                <w:sz w:val="24"/>
                <w:szCs w:val="24"/>
              </w:rPr>
              <w:t xml:space="preserve">T4a</w:t>
            </w:r>
          </w:p>
        </w:tc>
        <w:tc>
          <w:tcPr>
            <w:tcW w:w="900" w:type="dxa"/>
          </w:tcPr>
          <w:p w14:paraId="1A2B3ED4" w14:textId="77777777" w:rsidR="00A1B2C3" w:rsidRDefault="00A1B2C3">
            <w:r w:rsidRPr="00C4D5E6">
              <w:rPr>
                <w:rFonts w:ascii="Times New Roman" w:hAnsi="Times New Roman" w:eastAsia="宋体"/>
                <w:sz w:val="24"/>
                <w:szCs w:val="24"/>
              </w:rPr>
              <w:t xml:space="preserve">0.169</w:t>
            </w:r>
          </w:p>
        </w:tc>
        <w:tc>
          <w:tcPr>
            <w:tcW w:w="900" w:type="dxa"/>
          </w:tcPr>
          <w:p w14:paraId="1A2B3ED5" w14:textId="77777777" w:rsidR="00A1B2C3" w:rsidRDefault="00A1B2C3">
            <w:r w:rsidRPr="00C4D5E6">
              <w:rPr>
                <w:rFonts w:ascii="Times New Roman" w:hAnsi="Times New Roman" w:eastAsia="宋体"/>
                <w:sz w:val="24"/>
                <w:szCs w:val="24"/>
              </w:rPr>
              <w:t xml:space="preserve">1.386</w:t>
            </w:r>
          </w:p>
        </w:tc>
        <w:tc>
          <w:tcPr>
            <w:tcW w:w="900" w:type="dxa"/>
          </w:tcPr>
          <w:p w14:paraId="1A2B3ED6" w14:textId="77777777" w:rsidR="00A1B2C3" w:rsidRDefault="00A1B2C3"/>
        </w:tc>
        <w:tc>
          <w:tcPr>
            <w:tcW w:w="900" w:type="dxa"/>
          </w:tcPr>
          <w:p w14:paraId="1A2B3ED7" w14:textId="77777777" w:rsidR="00A1B2C3" w:rsidRDefault="00A1B2C3"/>
        </w:tc>
        <w:tc>
          <w:tcPr>
            <w:tcW w:w="900" w:type="dxa"/>
          </w:tcPr>
          <w:p w14:paraId="1A2B3ED8" w14:textId="77777777" w:rsidR="00A1B2C3" w:rsidRDefault="00A1B2C3">
            <w:r w:rsidRPr="00C4D5E6">
              <w:rPr>
                <w:rFonts w:ascii="Times New Roman" w:hAnsi="Times New Roman" w:eastAsia="宋体"/>
                <w:sz w:val="24"/>
                <w:szCs w:val="24"/>
              </w:rPr>
              <w:t xml:space="preserve">0.117</w:t>
            </w:r>
          </w:p>
        </w:tc>
        <w:tc>
          <w:tcPr>
            <w:tcW w:w="900" w:type="dxa"/>
          </w:tcPr>
          <w:p w14:paraId="1A2B3ED9" w14:textId="77777777" w:rsidR="00A1B2C3" w:rsidRDefault="00A1B2C3">
            <w:r w:rsidRPr="00C4D5E6">
              <w:rPr>
                <w:rFonts w:ascii="Times New Roman" w:hAnsi="Times New Roman" w:eastAsia="宋体"/>
                <w:sz w:val="24"/>
                <w:szCs w:val="24"/>
              </w:rPr>
              <w:t xml:space="preserve">1.172</w:t>
            </w:r>
          </w:p>
        </w:tc>
        <w:tc>
          <w:tcPr>
            <w:tcW w:w="900" w:type="dxa"/>
          </w:tcPr>
          <w:p w14:paraId="1A2B3EDA" w14:textId="77777777" w:rsidR="00A1B2C3" w:rsidRDefault="00A1B2C3"/>
        </w:tc>
        <w:tc>
          <w:tcPr>
            <w:tcW w:w="900" w:type="dxa"/>
          </w:tcPr>
          <w:p w14:paraId="1A2B3EDB" w14:textId="77777777" w:rsidR="00A1B2C3" w:rsidRDefault="00A1B2C3"/>
        </w:tc>
      </w:tr>
      <w:tr>
        <w:tc>
          <w:tcPr>
            <w:tcW w:w="900" w:type="dxa"/>
          </w:tcPr>
          <w:p w14:paraId="1A2B3EDC" w14:textId="77777777" w:rsidR="00A1B2C3" w:rsidRDefault="00A1B2C3"/>
        </w:tc>
        <w:tc>
          <w:tcPr>
            <w:tcW w:w="900" w:type="dxa"/>
          </w:tcPr>
          <w:p w14:paraId="1A2B3EDD" w14:textId="77777777" w:rsidR="00A1B2C3" w:rsidRDefault="00A1B2C3">
            <w:r w:rsidRPr="00C4D5E6">
              <w:rPr>
                <w:rFonts w:ascii="Times New Roman" w:hAnsi="Times New Roman" w:eastAsia="宋体"/>
                <w:sz w:val="24"/>
                <w:szCs w:val="24"/>
              </w:rPr>
              <w:t xml:space="preserve">T4b</w:t>
            </w:r>
          </w:p>
        </w:tc>
        <w:tc>
          <w:tcPr>
            <w:tcW w:w="900" w:type="dxa"/>
          </w:tcPr>
          <w:p w14:paraId="1A2B3EDE" w14:textId="77777777" w:rsidR="00A1B2C3" w:rsidRDefault="00A1B2C3"/>
        </w:tc>
        <w:tc>
          <w:tcPr>
            <w:tcW w:w="900" w:type="dxa"/>
          </w:tcPr>
          <w:p w14:paraId="1A2B3EDF" w14:textId="77777777" w:rsidR="00A1B2C3" w:rsidRDefault="00A1B2C3">
            <w:r w:rsidRPr="00C4D5E6">
              <w:rPr>
                <w:rFonts w:ascii="Times New Roman" w:hAnsi="Times New Roman" w:eastAsia="宋体"/>
                <w:sz w:val="24"/>
                <w:szCs w:val="24"/>
              </w:rPr>
              <w:t xml:space="preserve">0.868–2.215</w:t>
            </w:r>
          </w:p>
        </w:tc>
        <w:tc>
          <w:tcPr>
            <w:tcW w:w="900" w:type="dxa"/>
          </w:tcPr>
          <w:p w14:paraId="1A2B3EE0" w14:textId="77777777" w:rsidR="00A1B2C3" w:rsidRDefault="00A1B2C3"/>
        </w:tc>
        <w:tc>
          <w:tcPr>
            <w:tcW w:w="900" w:type="dxa"/>
          </w:tcPr>
          <w:p w14:paraId="1A2B3EE1" w14:textId="77777777" w:rsidR="00A1B2C3" w:rsidRDefault="00A1B2C3"/>
        </w:tc>
        <w:tc>
          <w:tcPr>
            <w:tcW w:w="900" w:type="dxa"/>
          </w:tcPr>
          <w:p w14:paraId="1A2B3EE2" w14:textId="77777777" w:rsidR="00A1B2C3" w:rsidRDefault="00A1B2C3"/>
        </w:tc>
        <w:tc>
          <w:tcPr>
            <w:tcW w:w="900" w:type="dxa"/>
          </w:tcPr>
          <w:p w14:paraId="1A2B3EE3" w14:textId="77777777" w:rsidR="00A1B2C3" w:rsidRDefault="00A1B2C3">
            <w:r w:rsidRPr="00C4D5E6">
              <w:rPr>
                <w:rFonts w:ascii="Times New Roman" w:hAnsi="Times New Roman" w:eastAsia="宋体"/>
                <w:sz w:val="24"/>
                <w:szCs w:val="24"/>
              </w:rPr>
              <w:t xml:space="preserve">0.866–3.385</w:t>
            </w:r>
          </w:p>
        </w:tc>
        <w:tc>
          <w:tcPr>
            <w:tcW w:w="900" w:type="dxa"/>
          </w:tcPr>
          <w:p w14:paraId="1A2B3EE4" w14:textId="77777777" w:rsidR="00A1B2C3" w:rsidRDefault="00A1B2C3"/>
        </w:tc>
        <w:tc>
          <w:tcPr>
            <w:tcW w:w="900" w:type="dxa"/>
          </w:tcPr>
          <w:p w14:paraId="1A2B3EE5" w14:textId="77777777" w:rsidR="00A1B2C3" w:rsidRDefault="00A1B2C3"/>
        </w:tc>
      </w:tr>
      <w:tr>
        <w:tc>
          <w:tcPr>
            <w:tcW w:w="900" w:type="dxa"/>
          </w:tcPr>
          <w:p w14:paraId="1A2B3EE6" w14:textId="77777777" w:rsidR="00A1B2C3" w:rsidRDefault="00A1B2C3">
            <w:r w:rsidRPr="00C4D5E6">
              <w:rPr>
                <w:rFonts w:ascii="Times New Roman" w:hAnsi="Times New Roman" w:eastAsia="宋体"/>
                <w:sz w:val="24"/>
                <w:szCs w:val="24"/>
              </w:rPr>
              <w:t xml:space="preserve">N stage</w:t>
            </w:r>
          </w:p>
        </w:tc>
        <w:tc>
          <w:tcPr>
            <w:tcW w:w="900" w:type="dxa"/>
          </w:tcPr>
          <w:p w14:paraId="1A2B3EE7" w14:textId="77777777" w:rsidR="00A1B2C3" w:rsidRDefault="00A1B2C3">
            <w:r w:rsidRPr="00C4D5E6">
              <w:rPr>
                <w:rFonts w:ascii="Times New Roman" w:hAnsi="Times New Roman" w:eastAsia="宋体"/>
                <w:sz w:val="24"/>
                <w:szCs w:val="24"/>
              </w:rPr>
              <w:t xml:space="preserve">N0N1N2N3</w:t>
            </w:r>
          </w:p>
        </w:tc>
        <w:tc>
          <w:tcPr>
            <w:tcW w:w="900" w:type="dxa"/>
          </w:tcPr>
          <w:p w14:paraId="1A2B3EE8" w14:textId="77777777" w:rsidR="00A1B2C3" w:rsidRDefault="00A1B2C3">
            <w:r w:rsidRPr="00C4D5E6">
              <w:rPr>
                <w:rFonts w:ascii="Times New Roman" w:hAnsi="Times New Roman" w:eastAsia="宋体"/>
                <w:sz w:val="24"/>
                <w:szCs w:val="24"/>
              </w:rPr>
              <w:t xml:space="preserve">0.224</w:t>
            </w:r>
          </w:p>
        </w:tc>
        <w:tc>
          <w:tcPr>
            <w:tcW w:w="900" w:type="dxa"/>
          </w:tcPr>
          <w:p w14:paraId="1A2B3EE9" w14:textId="77777777" w:rsidR="00A1B2C3" w:rsidRDefault="00A1B2C3">
            <w:r w:rsidRPr="00C4D5E6">
              <w:rPr>
                <w:rFonts w:ascii="Times New Roman" w:hAnsi="Times New Roman" w:eastAsia="宋体"/>
                <w:sz w:val="24"/>
                <w:szCs w:val="24"/>
              </w:rPr>
              <w:t xml:space="preserve">1.1970.913–1.568</w:t>
            </w:r>
          </w:p>
        </w:tc>
        <w:tc>
          <w:tcPr>
            <w:tcW w:w="900" w:type="dxa"/>
          </w:tcPr>
          <w:p w14:paraId="1A2B3EEA" w14:textId="77777777" w:rsidR="00A1B2C3" w:rsidRDefault="00A1B2C3"/>
        </w:tc>
        <w:tc>
          <w:tcPr>
            <w:tcW w:w="900" w:type="dxa"/>
          </w:tcPr>
          <w:p w14:paraId="1A2B3EEB" w14:textId="77777777" w:rsidR="00A1B2C3" w:rsidRDefault="00A1B2C3"/>
        </w:tc>
        <w:tc>
          <w:tcPr>
            <w:tcW w:w="900" w:type="dxa"/>
          </w:tcPr>
          <w:p w14:paraId="1A2B3EEC" w14:textId="77777777" w:rsidR="00A1B2C3" w:rsidRDefault="00A1B2C3">
            <w:r w:rsidRPr="00C4D5E6">
              <w:rPr>
                <w:rFonts w:ascii="Times New Roman" w:hAnsi="Times New Roman" w:eastAsia="宋体"/>
                <w:sz w:val="24"/>
                <w:szCs w:val="24"/>
              </w:rPr>
              <w:t xml:space="preserve">0.323</w:t>
            </w:r>
          </w:p>
        </w:tc>
        <w:tc>
          <w:tcPr>
            <w:tcW w:w="900" w:type="dxa"/>
          </w:tcPr>
          <w:p w14:paraId="1A2B3EED" w14:textId="77777777" w:rsidR="00A1B2C3" w:rsidRDefault="00A1B2C3">
            <w:r w:rsidRPr="00C4D5E6">
              <w:rPr>
                <w:rFonts w:ascii="Times New Roman" w:hAnsi="Times New Roman" w:eastAsia="宋体"/>
                <w:sz w:val="24"/>
                <w:szCs w:val="24"/>
              </w:rPr>
              <w:t xml:space="preserve">1.0140.644–1.594</w:t>
            </w:r>
          </w:p>
        </w:tc>
        <w:tc>
          <w:tcPr>
            <w:tcW w:w="900" w:type="dxa"/>
          </w:tcPr>
          <w:p w14:paraId="1A2B3EEE" w14:textId="77777777" w:rsidR="00A1B2C3" w:rsidRDefault="00A1B2C3"/>
        </w:tc>
        <w:tc>
          <w:tcPr>
            <w:tcW w:w="900" w:type="dxa"/>
          </w:tcPr>
          <w:p w14:paraId="1A2B3EEF" w14:textId="77777777" w:rsidR="00A1B2C3" w:rsidRDefault="00A1B2C3"/>
        </w:tc>
      </w:tr>
      <w:tr>
        <w:tc>
          <w:tcPr>
            <w:tcW w:w="900" w:type="dxa"/>
          </w:tcPr>
          <w:p w14:paraId="1A2B3EF0" w14:textId="77777777" w:rsidR="00A1B2C3" w:rsidRDefault="00A1B2C3">
            <w:r w:rsidRPr="00C4D5E6">
              <w:rPr>
                <w:rFonts w:ascii="Times New Roman" w:hAnsi="Times New Roman" w:eastAsia="宋体"/>
                <w:sz w:val="24"/>
                <w:szCs w:val="24"/>
              </w:rPr>
              <w:t xml:space="preserve">Segment</w:t>
            </w:r>
          </w:p>
        </w:tc>
        <w:tc>
          <w:tcPr>
            <w:tcW w:w="900" w:type="dxa"/>
          </w:tcPr>
          <w:p w14:paraId="1A2B3EF1"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F2" w14:textId="77777777" w:rsidR="00A1B2C3" w:rsidRDefault="00A1B2C3">
            <w:r w:rsidRPr="00C4D5E6">
              <w:rPr>
                <w:rFonts w:ascii="Times New Roman" w:hAnsi="Times New Roman" w:eastAsia="宋体"/>
                <w:sz w:val="24"/>
                <w:szCs w:val="24"/>
              </w:rPr>
              <w:t xml:space="preserve">0.815</w:t>
            </w:r>
          </w:p>
        </w:tc>
        <w:tc>
          <w:tcPr>
            <w:tcW w:w="900" w:type="dxa"/>
          </w:tcPr>
          <w:p w14:paraId="1A2B3EF3" w14:textId="77777777" w:rsidR="00A1B2C3" w:rsidRDefault="00A1B2C3">
            <w:r w:rsidRPr="00C4D5E6">
              <w:rPr>
                <w:rFonts w:ascii="Times New Roman" w:hAnsi="Times New Roman" w:eastAsia="宋体"/>
                <w:sz w:val="24"/>
                <w:szCs w:val="24"/>
              </w:rPr>
              <w:t xml:space="preserve">0.8850.672–1.164</w:t>
            </w:r>
          </w:p>
        </w:tc>
        <w:tc>
          <w:tcPr>
            <w:tcW w:w="900" w:type="dxa"/>
          </w:tcPr>
          <w:p w14:paraId="1A2B3EF4" w14:textId="77777777" w:rsidR="00A1B2C3" w:rsidRDefault="00A1B2C3"/>
        </w:tc>
        <w:tc>
          <w:tcPr>
            <w:tcW w:w="900" w:type="dxa"/>
          </w:tcPr>
          <w:p w14:paraId="1A2B3EF5" w14:textId="77777777" w:rsidR="00A1B2C3" w:rsidRDefault="00A1B2C3"/>
        </w:tc>
        <w:tc>
          <w:tcPr>
            <w:tcW w:w="900" w:type="dxa"/>
          </w:tcPr>
          <w:p w14:paraId="1A2B3EF6" w14:textId="77777777" w:rsidR="00A1B2C3" w:rsidRDefault="00A1B2C3">
            <w:r w:rsidRPr="00C4D5E6">
              <w:rPr>
                <w:rFonts w:ascii="Times New Roman" w:hAnsi="Times New Roman" w:eastAsia="宋体"/>
                <w:sz w:val="24"/>
                <w:szCs w:val="24"/>
              </w:rPr>
              <w:t xml:space="preserve">0.427</w:t>
            </w:r>
          </w:p>
        </w:tc>
        <w:tc>
          <w:tcPr>
            <w:tcW w:w="900" w:type="dxa"/>
          </w:tcPr>
          <w:p w14:paraId="1A2B3EF7" w14:textId="77777777" w:rsidR="00A1B2C3" w:rsidRDefault="00A1B2C3">
            <w:r w:rsidRPr="00C4D5E6">
              <w:rPr>
                <w:rFonts w:ascii="Times New Roman" w:hAnsi="Times New Roman" w:eastAsia="宋体"/>
                <w:sz w:val="24"/>
                <w:szCs w:val="24"/>
              </w:rPr>
              <w:t xml:space="preserve">1.0220.581–1.798</w:t>
            </w:r>
          </w:p>
        </w:tc>
        <w:tc>
          <w:tcPr>
            <w:tcW w:w="900" w:type="dxa"/>
          </w:tcPr>
          <w:p w14:paraId="1A2B3EF8" w14:textId="77777777" w:rsidR="00A1B2C3" w:rsidRDefault="00A1B2C3"/>
        </w:tc>
        <w:tc>
          <w:tcPr>
            <w:tcW w:w="900" w:type="dxa"/>
          </w:tcPr>
          <w:p w14:paraId="1A2B3EF9" w14:textId="77777777" w:rsidR="00A1B2C3" w:rsidRDefault="00A1B2C3"/>
        </w:tc>
      </w:tr>
      <w:tr>
        <w:tc>
          <w:tcPr>
            <w:tcW w:w="900" w:type="dxa"/>
          </w:tcPr>
          <w:p w14:paraId="1A2B3EFA" w14:textId="77777777" w:rsidR="00A1B2C3" w:rsidRDefault="00A1B2C3">
            <w:r w:rsidRPr="00C4D5E6">
              <w:rPr>
                <w:rFonts w:ascii="Times New Roman" w:hAnsi="Times New Roman" w:eastAsia="宋体"/>
                <w:sz w:val="24"/>
                <w:szCs w:val="24"/>
              </w:rPr>
              <w:t xml:space="preserve">Weight loss</w:t>
            </w:r>
          </w:p>
        </w:tc>
        <w:tc>
          <w:tcPr>
            <w:tcW w:w="900" w:type="dxa"/>
          </w:tcPr>
          <w:p w14:paraId="1A2B3EFB" w14:textId="77777777" w:rsidR="00A1B2C3" w:rsidRDefault="00A1B2C3">
            <w:r w:rsidRPr="00C4D5E6">
              <w:rPr>
                <w:rFonts w:ascii="Times New Roman" w:hAnsi="Times New Roman" w:eastAsia="宋体"/>
                <w:sz w:val="24"/>
                <w:szCs w:val="24"/>
              </w:rPr>
              <w:t xml:space="preserve">Yes</w:t>
            </w:r>
          </w:p>
        </w:tc>
        <w:tc>
          <w:tcPr>
            <w:tcW w:w="900" w:type="dxa"/>
          </w:tcPr>
          <w:p w14:paraId="1A2B3EFC" w14:textId="77777777" w:rsidR="00A1B2C3" w:rsidRDefault="00A1B2C3">
            <w:r w:rsidRPr="00C4D5E6">
              <w:rPr>
                <w:rFonts w:ascii="Times New Roman" w:hAnsi="Times New Roman" w:eastAsia="宋体"/>
                <w:sz w:val="24"/>
                <w:szCs w:val="24"/>
              </w:rPr>
              <w:t xml:space="preserve">0.757</w:t>
            </w:r>
          </w:p>
        </w:tc>
        <w:tc>
          <w:tcPr>
            <w:tcW w:w="900" w:type="dxa"/>
          </w:tcPr>
          <w:p w14:paraId="1A2B3EFD" w14:textId="77777777" w:rsidR="00A1B2C3" w:rsidRDefault="00A1B2C3">
            <w:r w:rsidRPr="00C4D5E6">
              <w:rPr>
                <w:rFonts w:ascii="Times New Roman" w:hAnsi="Times New Roman" w:eastAsia="宋体"/>
                <w:sz w:val="24"/>
                <w:szCs w:val="24"/>
              </w:rPr>
              <w:t xml:space="preserve">0.927</w:t>
            </w:r>
          </w:p>
        </w:tc>
        <w:tc>
          <w:tcPr>
            <w:tcW w:w="900" w:type="dxa"/>
          </w:tcPr>
          <w:p w14:paraId="1A2B3EFE" w14:textId="77777777" w:rsidR="00A1B2C3" w:rsidRDefault="00A1B2C3"/>
        </w:tc>
        <w:tc>
          <w:tcPr>
            <w:tcW w:w="900" w:type="dxa"/>
          </w:tcPr>
          <w:p w14:paraId="1A2B3EFF" w14:textId="77777777" w:rsidR="00A1B2C3" w:rsidRDefault="00A1B2C3"/>
        </w:tc>
        <w:tc>
          <w:tcPr>
            <w:tcW w:w="900" w:type="dxa"/>
          </w:tcPr>
          <w:p w14:paraId="1A2B3F00" w14:textId="77777777" w:rsidR="00A1B2C3" w:rsidRDefault="00A1B2C3">
            <w:r w:rsidRPr="00C4D5E6">
              <w:rPr>
                <w:rFonts w:ascii="Times New Roman" w:hAnsi="Times New Roman" w:eastAsia="宋体"/>
                <w:sz w:val="24"/>
                <w:szCs w:val="24"/>
              </w:rPr>
              <w:t xml:space="preserve">0.800</w:t>
            </w:r>
          </w:p>
        </w:tc>
        <w:tc>
          <w:tcPr>
            <w:tcW w:w="900" w:type="dxa"/>
          </w:tcPr>
          <w:p w14:paraId="1A2B3F01" w14:textId="77777777" w:rsidR="00A1B2C3" w:rsidRDefault="00A1B2C3">
            <w:r w:rsidRPr="00C4D5E6">
              <w:rPr>
                <w:rFonts w:ascii="Times New Roman" w:hAnsi="Times New Roman" w:eastAsia="宋体"/>
                <w:sz w:val="24"/>
                <w:szCs w:val="24"/>
              </w:rPr>
              <w:t xml:space="preserve">0.913</w:t>
            </w:r>
          </w:p>
        </w:tc>
        <w:tc>
          <w:tcPr>
            <w:tcW w:w="900" w:type="dxa"/>
          </w:tcPr>
          <w:p w14:paraId="1A2B3F02" w14:textId="77777777" w:rsidR="00A1B2C3" w:rsidRDefault="00A1B2C3"/>
        </w:tc>
        <w:tc>
          <w:tcPr>
            <w:tcW w:w="900" w:type="dxa"/>
          </w:tcPr>
          <w:p w14:paraId="1A2B3F03" w14:textId="77777777" w:rsidR="00A1B2C3" w:rsidRDefault="00A1B2C3"/>
        </w:tc>
      </w:tr>
      <w:tr>
        <w:tc>
          <w:tcPr>
            <w:tcW w:w="900" w:type="dxa"/>
          </w:tcPr>
          <w:p w14:paraId="1A2B3F04" w14:textId="77777777" w:rsidR="00A1B2C3" w:rsidRDefault="00A1B2C3"/>
        </w:tc>
        <w:tc>
          <w:tcPr>
            <w:tcW w:w="900" w:type="dxa"/>
          </w:tcPr>
          <w:p w14:paraId="1A2B3F05" w14:textId="77777777" w:rsidR="00A1B2C3" w:rsidRDefault="00A1B2C3">
            <w:r w:rsidRPr="00C4D5E6">
              <w:rPr>
                <w:rFonts w:ascii="Times New Roman" w:hAnsi="Times New Roman" w:eastAsia="宋体"/>
                <w:sz w:val="24"/>
                <w:szCs w:val="24"/>
              </w:rPr>
              <w:t xml:space="preserve">No</w:t>
            </w:r>
          </w:p>
        </w:tc>
        <w:tc>
          <w:tcPr>
            <w:tcW w:w="900" w:type="dxa"/>
          </w:tcPr>
          <w:p w14:paraId="1A2B3F06" w14:textId="77777777" w:rsidR="00A1B2C3" w:rsidRDefault="00A1B2C3"/>
        </w:tc>
        <w:tc>
          <w:tcPr>
            <w:tcW w:w="900" w:type="dxa"/>
          </w:tcPr>
          <w:p w14:paraId="1A2B3F07" w14:textId="77777777" w:rsidR="00A1B2C3" w:rsidRDefault="00A1B2C3">
            <w:r w:rsidRPr="00C4D5E6">
              <w:rPr>
                <w:rFonts w:ascii="Times New Roman" w:hAnsi="Times New Roman" w:eastAsia="宋体"/>
                <w:sz w:val="24"/>
                <w:szCs w:val="24"/>
              </w:rPr>
              <w:t xml:space="preserve">0.575–1.495</w:t>
            </w:r>
          </w:p>
        </w:tc>
        <w:tc>
          <w:tcPr>
            <w:tcW w:w="900" w:type="dxa"/>
          </w:tcPr>
          <w:p w14:paraId="1A2B3F08" w14:textId="77777777" w:rsidR="00A1B2C3" w:rsidRDefault="00A1B2C3"/>
        </w:tc>
        <w:tc>
          <w:tcPr>
            <w:tcW w:w="900" w:type="dxa"/>
          </w:tcPr>
          <w:p w14:paraId="1A2B3F09" w14:textId="77777777" w:rsidR="00A1B2C3" w:rsidRDefault="00A1B2C3"/>
        </w:tc>
        <w:tc>
          <w:tcPr>
            <w:tcW w:w="900" w:type="dxa"/>
          </w:tcPr>
          <w:p w14:paraId="1A2B3F0A" w14:textId="77777777" w:rsidR="00A1B2C3" w:rsidRDefault="00A1B2C3"/>
        </w:tc>
        <w:tc>
          <w:tcPr>
            <w:tcW w:w="900" w:type="dxa"/>
          </w:tcPr>
          <w:p w14:paraId="1A2B3F0B" w14:textId="77777777" w:rsidR="00A1B2C3" w:rsidRDefault="00A1B2C3">
            <w:r w:rsidRPr="00C4D5E6">
              <w:rPr>
                <w:rFonts w:ascii="Times New Roman" w:hAnsi="Times New Roman" w:eastAsia="宋体"/>
                <w:sz w:val="24"/>
                <w:szCs w:val="24"/>
              </w:rPr>
              <w:t xml:space="preserve">0.450–1.852</w:t>
            </w:r>
          </w:p>
        </w:tc>
        <w:tc>
          <w:tcPr>
            <w:tcW w:w="900" w:type="dxa"/>
          </w:tcPr>
          <w:p w14:paraId="1A2B3F0C" w14:textId="77777777" w:rsidR="00A1B2C3" w:rsidRDefault="00A1B2C3"/>
        </w:tc>
        <w:tc>
          <w:tcPr>
            <w:tcW w:w="900" w:type="dxa"/>
          </w:tcPr>
          <w:p w14:paraId="1A2B3F0D" w14:textId="77777777" w:rsidR="00A1B2C3" w:rsidRDefault="00A1B2C3"/>
        </w:tc>
      </w:tr>
    </w:tbl>
    <w:p w14:paraId="1A2B3F0E"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After propensity score matching (PSM), 50 patients (CRT-S = 25; D-CRT = 25) were matched, and Table 1 shows the patients’ characteristics. No significant differences between the CRT-S and D-CRT groups were observed in terms of either T stage or segment. Among these 50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4A),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4B), KPS score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4C) and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4D) were significantly associated with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Fig. 5A),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5B),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0.016, Fig. 5C) and smoking status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0.036, Fig. 5D) were significantly correlated with worse progression-free survival (PFS). In multivariate analysis incorporating treatment, age, KPS score, and smoking index, the KPS score (hazard ratio = 0.310, 95% confidence interval: 0.100–0.960,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0.042) was an independent predictor for OS. In multivariate analysis incorporating treatment, age, smoking status and smoking index, treatment (hazard ratio = 0.488, 95% confidence interval: 0.238–0.997,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0.049), age (hazard ratio = 0.372, 95% confidence interval: 0.176–0.785,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and smoking status (hazard ratio = 2.864, 95% confidence interval: 1.081–7.589,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0.034) were independent predictors for PFS (Tables 2 and 3).</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For the D-CRT group, the complete response (CR) rate was 20.3% (15/74) and partial response rate (PR) rate was 79.7% (59/74). No additional treatment was given in the non-CR group until progression. For the CRT-S group, the CR rate was 12.5% (4/32), PR rate was 87.5% (28/32). The R0 resection rate was 93.75% (30/32) and R1 resection rate was 6.25% (2/32). The PCR rate was 37.5% (12/32) and non-PCR rate was 62.5% (20/32). No additional treatment was given in the non-R0 resected group after surgery until progression.</w:t>
      </w:r>
    </w:p>
    <w:p w14:paraId="1A2B3F11"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CRT-S group, most cases occurred with distant metastasis (8/32, 25.0%), and only one case occurred with local progression (1/32, 3.1%). In the D-CRT group, most cases had local progression (27/74, 36.5%), and the distant metastasis rate was 16.2% (12/74,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Table 4). In the CRT-S group, leukocytopenia incidence was 28.1%, neutrophilic granulopenia incidence was 18.8% and thrombocytopenia incidence was 12.5%. Three cases (9.4%) experienced anastomotic leakage, two cases occurred post thoracotomy pulmonary infection, and one of them died of complications after the operation. In the D-CRT group, leukocytopenia incidence was 41.4%, neutrophilic granulopenia incidence was 24.5%, and thrombocytopenia incidence was 28.7%. Six cases (6.4%) had esophageal fistula, and two cases (2.1%) had massive hemorrhage (Table 5).</w:t>
      </w:r>
    </w:p>
    <w:p w14:paraId="1A2B3F1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Type of first progression in CRT-S and D-CRT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F13" w14:textId="77777777" w:rsidR="00A1B2C3" w:rsidRDefault="00A1B2C3">
            <w:r w:rsidRPr="00C4D5E6">
              <w:rPr>
                <w:rFonts w:ascii="Times New Roman" w:hAnsi="Times New Roman" w:eastAsia="宋体"/>
                <w:sz w:val="24"/>
                <w:szCs w:val="24"/>
              </w:rPr>
              <w:t xml:space="preserve">Type of first progression</w:t>
            </w:r>
          </w:p>
        </w:tc>
        <w:tc>
          <w:tcPr>
            <w:tcW w:w="2250" w:type="dxa"/>
          </w:tcPr>
          <w:p w14:paraId="1A2B3F14" w14:textId="77777777" w:rsidR="00A1B2C3" w:rsidRDefault="00A1B2C3">
            <w:r w:rsidRPr="00C4D5E6">
              <w:rPr>
                <w:rFonts w:ascii="Times New Roman" w:hAnsi="Times New Roman" w:eastAsia="宋体"/>
                <w:sz w:val="24"/>
                <w:szCs w:val="24"/>
              </w:rPr>
              <w:t xml:space="preserve">CRT-S (n = 32)</w:t>
            </w:r>
          </w:p>
        </w:tc>
        <w:tc>
          <w:tcPr>
            <w:tcW w:w="2250" w:type="dxa"/>
          </w:tcPr>
          <w:p w14:paraId="1A2B3F15" w14:textId="77777777" w:rsidR="00A1B2C3" w:rsidRDefault="00A1B2C3">
            <w:r w:rsidRPr="00C4D5E6">
              <w:rPr>
                <w:rFonts w:ascii="Times New Roman" w:hAnsi="Times New Roman" w:eastAsia="宋体"/>
                <w:sz w:val="24"/>
                <w:szCs w:val="24"/>
              </w:rPr>
              <w:t xml:space="preserve">D-CRT (n = 74)</w:t>
            </w:r>
          </w:p>
        </w:tc>
        <w:tc>
          <w:tcPr>
            <w:tcW w:w="2250" w:type="dxa"/>
          </w:tcPr>
          <w:p w14:paraId="1A2B3F16" w14:textId="77777777" w:rsidR="00A1B2C3" w:rsidRDefault="00A1B2C3">
            <w:r w:rsidRPr="00C4D5E6">
              <w:rPr>
                <w:i/>
                <w:rFonts w:ascii="Times New Roman" w:hAnsi="Times New Roman" w:eastAsia="宋体"/>
                <w:sz w:val="24"/>
                <w:szCs w:val="24"/>
              </w:rPr>
              <w:t xml:space="preserve">P</w:t>
            </w:r>
          </w:p>
        </w:tc>
      </w:tr>
      <w:tr>
        <w:tc>
          <w:tcPr>
            <w:tcW w:w="2250" w:type="dxa"/>
          </w:tcPr>
          <w:p w14:paraId="1A2B3F17" w14:textId="77777777" w:rsidR="00A1B2C3" w:rsidRDefault="00A1B2C3">
            <w:r w:rsidRPr="00C4D5E6">
              <w:rPr>
                <w:rFonts w:ascii="Times New Roman" w:hAnsi="Times New Roman" w:eastAsia="宋体"/>
                <w:sz w:val="24"/>
                <w:szCs w:val="24"/>
              </w:rPr>
              <w:t xml:space="preserve">Local recurrence</w:t>
            </w:r>
          </w:p>
        </w:tc>
        <w:tc>
          <w:tcPr>
            <w:tcW w:w="2250" w:type="dxa"/>
          </w:tcPr>
          <w:p w14:paraId="1A2B3F18" w14:textId="77777777" w:rsidR="00A1B2C3" w:rsidRDefault="00A1B2C3">
            <w:r w:rsidRPr="00C4D5E6">
              <w:rPr>
                <w:rFonts w:ascii="Times New Roman" w:hAnsi="Times New Roman" w:eastAsia="宋体"/>
                <w:sz w:val="24"/>
                <w:szCs w:val="24"/>
              </w:rPr>
              <w:t xml:space="preserve">1</w:t>
            </w:r>
          </w:p>
        </w:tc>
        <w:tc>
          <w:tcPr>
            <w:tcW w:w="2250" w:type="dxa"/>
          </w:tcPr>
          <w:p w14:paraId="1A2B3F19" w14:textId="77777777" w:rsidR="00A1B2C3" w:rsidRDefault="00A1B2C3">
            <w:r w:rsidRPr="00C4D5E6">
              <w:rPr>
                <w:rFonts w:ascii="Times New Roman" w:hAnsi="Times New Roman" w:eastAsia="宋体"/>
                <w:sz w:val="24"/>
                <w:szCs w:val="24"/>
              </w:rPr>
              <w:t xml:space="preserve">27</w:t>
            </w:r>
          </w:p>
        </w:tc>
        <w:tc>
          <w:tcPr>
            <w:tcW w:w="2250" w:type="dxa"/>
          </w:tcPr>
          <w:p w14:paraId="1A2B3F1A" w14:textId="77777777" w:rsidR="00A1B2C3" w:rsidRDefault="00A1B2C3">
            <w:r w:rsidRPr="00C4D5E6">
              <w:rPr>
                <w:rFonts w:ascii="Times New Roman" w:hAnsi="Times New Roman" w:eastAsia="宋体"/>
                <w:sz w:val="24"/>
                <w:szCs w:val="24"/>
              </w:rPr>
              <w:t xml:space="preserve">&lt; 0.001</w:t>
            </w:r>
          </w:p>
        </w:tc>
      </w:tr>
      <w:tr>
        <w:tc>
          <w:tcPr>
            <w:tcW w:w="2250" w:type="dxa"/>
          </w:tcPr>
          <w:p w14:paraId="1A2B3F1B" w14:textId="77777777" w:rsidR="00A1B2C3" w:rsidRDefault="00A1B2C3">
            <w:r w:rsidRPr="00C4D5E6">
              <w:rPr>
                <w:rFonts w:ascii="Times New Roman" w:hAnsi="Times New Roman" w:eastAsia="宋体"/>
                <w:sz w:val="24"/>
                <w:szCs w:val="24"/>
              </w:rPr>
              <w:t xml:space="preserve">Regional lymph node metastasis</w:t>
            </w:r>
          </w:p>
        </w:tc>
        <w:tc>
          <w:tcPr>
            <w:tcW w:w="2250" w:type="dxa"/>
          </w:tcPr>
          <w:p w14:paraId="1A2B3F1C" w14:textId="77777777" w:rsidR="00A1B2C3" w:rsidRDefault="00A1B2C3">
            <w:r w:rsidRPr="00C4D5E6">
              <w:rPr>
                <w:rFonts w:ascii="Times New Roman" w:hAnsi="Times New Roman" w:eastAsia="宋体"/>
                <w:sz w:val="24"/>
                <w:szCs w:val="24"/>
              </w:rPr>
              <w:t xml:space="preserve">6</w:t>
            </w:r>
          </w:p>
        </w:tc>
        <w:tc>
          <w:tcPr>
            <w:tcW w:w="2250" w:type="dxa"/>
          </w:tcPr>
          <w:p w14:paraId="1A2B3F1D" w14:textId="77777777" w:rsidR="00A1B2C3" w:rsidRDefault="00A1B2C3">
            <w:r w:rsidRPr="00C4D5E6">
              <w:rPr>
                <w:rFonts w:ascii="Times New Roman" w:hAnsi="Times New Roman" w:eastAsia="宋体"/>
                <w:sz w:val="24"/>
                <w:szCs w:val="24"/>
              </w:rPr>
              <w:t xml:space="preserve">19</w:t>
            </w:r>
          </w:p>
        </w:tc>
        <w:tc>
          <w:tcPr>
            <w:tcW w:w="2250" w:type="dxa"/>
          </w:tcPr>
          <w:p w14:paraId="1A2B3F1E" w14:textId="77777777" w:rsidR="00A1B2C3" w:rsidRDefault="00A1B2C3"/>
        </w:tc>
      </w:tr>
      <w:tr>
        <w:tc>
          <w:tcPr>
            <w:tcW w:w="2250" w:type="dxa"/>
          </w:tcPr>
          <w:p w14:paraId="1A2B3F1F" w14:textId="77777777" w:rsidR="00A1B2C3" w:rsidRDefault="00A1B2C3">
            <w:r w:rsidRPr="00C4D5E6">
              <w:rPr>
                <w:rFonts w:ascii="Times New Roman" w:hAnsi="Times New Roman" w:eastAsia="宋体"/>
                <w:sz w:val="24"/>
                <w:szCs w:val="24"/>
              </w:rPr>
              <w:t xml:space="preserve">Distant metastasis</w:t>
            </w:r>
          </w:p>
        </w:tc>
        <w:tc>
          <w:tcPr>
            <w:tcW w:w="2250" w:type="dxa"/>
          </w:tcPr>
          <w:p w14:paraId="1A2B3F20" w14:textId="77777777" w:rsidR="00A1B2C3" w:rsidRDefault="00A1B2C3">
            <w:r w:rsidRPr="00C4D5E6">
              <w:rPr>
                <w:rFonts w:ascii="Times New Roman" w:hAnsi="Times New Roman" w:eastAsia="宋体"/>
                <w:sz w:val="24"/>
                <w:szCs w:val="24"/>
              </w:rPr>
              <w:t xml:space="preserve">8</w:t>
            </w:r>
          </w:p>
        </w:tc>
        <w:tc>
          <w:tcPr>
            <w:tcW w:w="2250" w:type="dxa"/>
          </w:tcPr>
          <w:p w14:paraId="1A2B3F21" w14:textId="77777777" w:rsidR="00A1B2C3" w:rsidRDefault="00A1B2C3">
            <w:r w:rsidRPr="00C4D5E6">
              <w:rPr>
                <w:rFonts w:ascii="Times New Roman" w:hAnsi="Times New Roman" w:eastAsia="宋体"/>
                <w:sz w:val="24"/>
                <w:szCs w:val="24"/>
              </w:rPr>
              <w:t xml:space="preserve">12</w:t>
            </w:r>
          </w:p>
        </w:tc>
        <w:tc>
          <w:tcPr>
            <w:tcW w:w="2250" w:type="dxa"/>
          </w:tcPr>
          <w:p w14:paraId="1A2B3F22" w14:textId="77777777" w:rsidR="00A1B2C3" w:rsidRDefault="00A1B2C3"/>
        </w:tc>
      </w:tr>
      <w:tr>
        <w:tc>
          <w:tcPr>
            <w:tcW w:w="2250" w:type="dxa"/>
          </w:tcPr>
          <w:p w14:paraId="1A2B3F23" w14:textId="77777777" w:rsidR="00A1B2C3" w:rsidRDefault="00A1B2C3">
            <w:r w:rsidRPr="00C4D5E6">
              <w:rPr>
                <w:rFonts w:ascii="Times New Roman" w:hAnsi="Times New Roman" w:eastAsia="宋体"/>
                <w:sz w:val="24"/>
                <w:szCs w:val="24"/>
              </w:rPr>
              <w:t xml:space="preserve">Stable</w:t>
            </w:r>
          </w:p>
        </w:tc>
        <w:tc>
          <w:tcPr>
            <w:tcW w:w="2250" w:type="dxa"/>
          </w:tcPr>
          <w:p w14:paraId="1A2B3F24" w14:textId="77777777" w:rsidR="00A1B2C3" w:rsidRDefault="00A1B2C3">
            <w:r w:rsidRPr="00C4D5E6">
              <w:rPr>
                <w:rFonts w:ascii="Times New Roman" w:hAnsi="Times New Roman" w:eastAsia="宋体"/>
                <w:sz w:val="24"/>
                <w:szCs w:val="24"/>
              </w:rPr>
              <w:t xml:space="preserve">17</w:t>
            </w:r>
          </w:p>
        </w:tc>
        <w:tc>
          <w:tcPr>
            <w:tcW w:w="2250" w:type="dxa"/>
          </w:tcPr>
          <w:p w14:paraId="1A2B3F25" w14:textId="77777777" w:rsidR="00A1B2C3" w:rsidRDefault="00A1B2C3">
            <w:r w:rsidRPr="00C4D5E6">
              <w:rPr>
                <w:rFonts w:ascii="Times New Roman" w:hAnsi="Times New Roman" w:eastAsia="宋体"/>
                <w:sz w:val="24"/>
                <w:szCs w:val="24"/>
              </w:rPr>
              <w:t xml:space="preserve">16</w:t>
            </w:r>
          </w:p>
        </w:tc>
        <w:tc>
          <w:tcPr>
            <w:tcW w:w="2250" w:type="dxa"/>
          </w:tcPr>
          <w:p w14:paraId="1A2B3F26" w14:textId="77777777" w:rsidR="00A1B2C3" w:rsidRDefault="00A1B2C3"/>
        </w:tc>
      </w:tr>
    </w:tbl>
    <w:p w14:paraId="1A2B3F27"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2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Treatment-related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F29" w14:textId="77777777" w:rsidR="00A1B2C3" w:rsidRDefault="00A1B2C3">
            <w:r w:rsidRPr="00C4D5E6">
              <w:rPr>
                <w:rFonts w:ascii="Times New Roman" w:hAnsi="Times New Roman" w:eastAsia="宋体"/>
                <w:sz w:val="24"/>
                <w:szCs w:val="24"/>
              </w:rPr>
              <w:t xml:space="preserve">Adverse events</w:t>
            </w:r>
          </w:p>
        </w:tc>
        <w:tc>
          <w:tcPr>
            <w:tcW w:w="1800" w:type="dxa"/>
          </w:tcPr>
          <w:p w14:paraId="1A2B3F2A" w14:textId="77777777" w:rsidR="00A1B2C3" w:rsidRDefault="00A1B2C3"/>
        </w:tc>
        <w:tc>
          <w:tcPr>
            <w:tcW w:w="1800" w:type="dxa"/>
          </w:tcPr>
          <w:p w14:paraId="1A2B3F2B" w14:textId="77777777" w:rsidR="00A1B2C3" w:rsidRDefault="00A1B2C3">
            <w:r w:rsidRPr="00C4D5E6">
              <w:rPr>
                <w:rFonts w:ascii="Times New Roman" w:hAnsi="Times New Roman" w:eastAsia="宋体"/>
                <w:sz w:val="24"/>
                <w:szCs w:val="24"/>
              </w:rPr>
              <w:t xml:space="preserve">CRT-S, n (%)</w:t>
            </w:r>
          </w:p>
        </w:tc>
        <w:tc>
          <w:tcPr>
            <w:tcW w:w="1800" w:type="dxa"/>
          </w:tcPr>
          <w:p w14:paraId="1A2B3F2C" w14:textId="77777777" w:rsidR="00A1B2C3" w:rsidRDefault="00A1B2C3">
            <w:r w:rsidRPr="00C4D5E6">
              <w:rPr>
                <w:rFonts w:ascii="Times New Roman" w:hAnsi="Times New Roman" w:eastAsia="宋体"/>
                <w:sz w:val="24"/>
                <w:szCs w:val="24"/>
              </w:rPr>
              <w:t xml:space="preserve">D-CRT, n (%)</w:t>
            </w:r>
          </w:p>
        </w:tc>
        <w:tc>
          <w:tcPr>
            <w:tcW w:w="1800" w:type="dxa"/>
          </w:tcPr>
          <w:p w14:paraId="1A2B3F2D" w14:textId="77777777" w:rsidR="00A1B2C3" w:rsidRDefault="00A1B2C3">
            <w:r w:rsidRPr="00C4D5E6">
              <w:rPr>
                <w:i/>
                <w:rFonts w:ascii="Times New Roman" w:hAnsi="Times New Roman" w:eastAsia="宋体"/>
                <w:sz w:val="24"/>
                <w:szCs w:val="24"/>
              </w:rPr>
              <w:t xml:space="preserve">P</w:t>
            </w:r>
          </w:p>
        </w:tc>
      </w:tr>
      <w:tr>
        <w:tc>
          <w:tcPr>
            <w:tcW w:w="1800" w:type="dxa"/>
          </w:tcPr>
          <w:p w14:paraId="1A2B3F2E" w14:textId="77777777" w:rsidR="00A1B2C3" w:rsidRDefault="00A1B2C3">
            <w:r w:rsidRPr="00C4D5E6">
              <w:rPr>
                <w:rFonts w:ascii="Times New Roman" w:hAnsi="Times New Roman" w:eastAsia="宋体"/>
                <w:sz w:val="24"/>
                <w:szCs w:val="24"/>
              </w:rPr>
              <w:t xml:space="preserve">Anastomotic leakage</w:t>
            </w:r>
          </w:p>
        </w:tc>
        <w:tc>
          <w:tcPr>
            <w:tcW w:w="1800" w:type="dxa"/>
          </w:tcPr>
          <w:p w14:paraId="1A2B3F2F" w14:textId="77777777" w:rsidR="00A1B2C3" w:rsidRDefault="00A1B2C3"/>
        </w:tc>
        <w:tc>
          <w:tcPr>
            <w:tcW w:w="1800" w:type="dxa"/>
          </w:tcPr>
          <w:p w14:paraId="1A2B3F30" w14:textId="77777777" w:rsidR="00A1B2C3" w:rsidRDefault="00A1B2C3">
            <w:r w:rsidRPr="00C4D5E6">
              <w:rPr>
                <w:rFonts w:ascii="Times New Roman" w:hAnsi="Times New Roman" w:eastAsia="宋体"/>
                <w:sz w:val="24"/>
                <w:szCs w:val="24"/>
              </w:rPr>
              <w:t xml:space="preserve">3 (9.4)</w:t>
            </w:r>
          </w:p>
        </w:tc>
        <w:tc>
          <w:tcPr>
            <w:tcW w:w="1800" w:type="dxa"/>
          </w:tcPr>
          <w:p w14:paraId="1A2B3F31" w14:textId="77777777" w:rsidR="00A1B2C3" w:rsidRDefault="00A1B2C3">
            <w:r w:rsidRPr="00C4D5E6">
              <w:rPr>
                <w:rFonts w:ascii="Times New Roman" w:hAnsi="Times New Roman" w:eastAsia="宋体"/>
                <w:sz w:val="24"/>
                <w:szCs w:val="24"/>
              </w:rPr>
              <w:t xml:space="preserve">/</w:t>
            </w:r>
          </w:p>
        </w:tc>
        <w:tc>
          <w:tcPr>
            <w:tcW w:w="1800" w:type="dxa"/>
          </w:tcPr>
          <w:p w14:paraId="1A2B3F32" w14:textId="77777777" w:rsidR="00A1B2C3" w:rsidRDefault="00A1B2C3">
            <w:r w:rsidRPr="00C4D5E6">
              <w:rPr>
                <w:rFonts w:ascii="Times New Roman" w:hAnsi="Times New Roman" w:eastAsia="宋体"/>
                <w:sz w:val="24"/>
                <w:szCs w:val="24"/>
              </w:rPr>
              <w:t xml:space="preserve">/</w:t>
            </w:r>
          </w:p>
        </w:tc>
      </w:tr>
      <w:tr>
        <w:tc>
          <w:tcPr>
            <w:tcW w:w="1800" w:type="dxa"/>
          </w:tcPr>
          <w:p w14:paraId="1A2B3F33" w14:textId="77777777" w:rsidR="00A1B2C3" w:rsidRDefault="00A1B2C3">
            <w:r w:rsidRPr="00C4D5E6">
              <w:rPr>
                <w:rFonts w:ascii="Times New Roman" w:hAnsi="Times New Roman" w:eastAsia="宋体"/>
                <w:sz w:val="24"/>
                <w:szCs w:val="24"/>
              </w:rPr>
              <w:t xml:space="preserve">Post thoracotomy pulmonary infection</w:t>
            </w:r>
          </w:p>
        </w:tc>
        <w:tc>
          <w:tcPr>
            <w:tcW w:w="1800" w:type="dxa"/>
          </w:tcPr>
          <w:p w14:paraId="1A2B3F34" w14:textId="77777777" w:rsidR="00A1B2C3" w:rsidRDefault="00A1B2C3"/>
        </w:tc>
        <w:tc>
          <w:tcPr>
            <w:tcW w:w="1800" w:type="dxa"/>
          </w:tcPr>
          <w:p w14:paraId="1A2B3F35" w14:textId="77777777" w:rsidR="00A1B2C3" w:rsidRDefault="00A1B2C3">
            <w:r w:rsidRPr="00C4D5E6">
              <w:rPr>
                <w:rFonts w:ascii="Times New Roman" w:hAnsi="Times New Roman" w:eastAsia="宋体"/>
                <w:sz w:val="24"/>
                <w:szCs w:val="24"/>
              </w:rPr>
              <w:t xml:space="preserve">2 (6.3)</w:t>
            </w:r>
          </w:p>
        </w:tc>
        <w:tc>
          <w:tcPr>
            <w:tcW w:w="1800" w:type="dxa"/>
          </w:tcPr>
          <w:p w14:paraId="1A2B3F36" w14:textId="77777777" w:rsidR="00A1B2C3" w:rsidRDefault="00A1B2C3">
            <w:r w:rsidRPr="00C4D5E6">
              <w:rPr>
                <w:rFonts w:ascii="Times New Roman" w:hAnsi="Times New Roman" w:eastAsia="宋体"/>
                <w:sz w:val="24"/>
                <w:szCs w:val="24"/>
              </w:rPr>
              <w:t xml:space="preserve">/</w:t>
            </w:r>
          </w:p>
        </w:tc>
        <w:tc>
          <w:tcPr>
            <w:tcW w:w="1800" w:type="dxa"/>
          </w:tcPr>
          <w:p w14:paraId="1A2B3F37" w14:textId="77777777" w:rsidR="00A1B2C3" w:rsidRDefault="00A1B2C3">
            <w:r w:rsidRPr="00C4D5E6">
              <w:rPr>
                <w:rFonts w:ascii="Times New Roman" w:hAnsi="Times New Roman" w:eastAsia="宋体"/>
                <w:sz w:val="24"/>
                <w:szCs w:val="24"/>
              </w:rPr>
              <w:t xml:space="preserve">/</w:t>
            </w:r>
          </w:p>
        </w:tc>
      </w:tr>
      <w:tr>
        <w:tc>
          <w:tcPr>
            <w:tcW w:w="1800" w:type="dxa"/>
          </w:tcPr>
          <w:p w14:paraId="1A2B3F38" w14:textId="77777777" w:rsidR="00A1B2C3" w:rsidRDefault="00A1B2C3">
            <w:r w:rsidRPr="00C4D5E6">
              <w:rPr>
                <w:rFonts w:ascii="Times New Roman" w:hAnsi="Times New Roman" w:eastAsia="宋体"/>
                <w:sz w:val="24"/>
                <w:szCs w:val="24"/>
              </w:rPr>
              <w:t xml:space="preserve">Operative mortality</w:t>
            </w:r>
          </w:p>
        </w:tc>
        <w:tc>
          <w:tcPr>
            <w:tcW w:w="1800" w:type="dxa"/>
          </w:tcPr>
          <w:p w14:paraId="1A2B3F39" w14:textId="77777777" w:rsidR="00A1B2C3" w:rsidRDefault="00A1B2C3"/>
        </w:tc>
        <w:tc>
          <w:tcPr>
            <w:tcW w:w="1800" w:type="dxa"/>
          </w:tcPr>
          <w:p w14:paraId="1A2B3F3A" w14:textId="77777777" w:rsidR="00A1B2C3" w:rsidRDefault="00A1B2C3">
            <w:r w:rsidRPr="00C4D5E6">
              <w:rPr>
                <w:rFonts w:ascii="Times New Roman" w:hAnsi="Times New Roman" w:eastAsia="宋体"/>
                <w:sz w:val="24"/>
                <w:szCs w:val="24"/>
              </w:rPr>
              <w:t xml:space="preserve">1 (3.1)</w:t>
            </w:r>
          </w:p>
        </w:tc>
        <w:tc>
          <w:tcPr>
            <w:tcW w:w="1800" w:type="dxa"/>
          </w:tcPr>
          <w:p w14:paraId="1A2B3F3B" w14:textId="77777777" w:rsidR="00A1B2C3" w:rsidRDefault="00A1B2C3">
            <w:r w:rsidRPr="00C4D5E6">
              <w:rPr>
                <w:rFonts w:ascii="Times New Roman" w:hAnsi="Times New Roman" w:eastAsia="宋体"/>
                <w:sz w:val="24"/>
                <w:szCs w:val="24"/>
              </w:rPr>
              <w:t xml:space="preserve">/</w:t>
            </w:r>
          </w:p>
        </w:tc>
        <w:tc>
          <w:tcPr>
            <w:tcW w:w="1800" w:type="dxa"/>
          </w:tcPr>
          <w:p w14:paraId="1A2B3F3C" w14:textId="77777777" w:rsidR="00A1B2C3" w:rsidRDefault="00A1B2C3">
            <w:r w:rsidRPr="00C4D5E6">
              <w:rPr>
                <w:rFonts w:ascii="Times New Roman" w:hAnsi="Times New Roman" w:eastAsia="宋体"/>
                <w:sz w:val="24"/>
                <w:szCs w:val="24"/>
              </w:rPr>
              <w:t xml:space="preserve">/</w:t>
            </w:r>
          </w:p>
        </w:tc>
      </w:tr>
      <w:tr>
        <w:tc>
          <w:tcPr>
            <w:tcW w:w="1800" w:type="dxa"/>
          </w:tcPr>
          <w:p w14:paraId="1A2B3F3D" w14:textId="77777777" w:rsidR="00A1B2C3" w:rsidRDefault="00A1B2C3">
            <w:r w:rsidRPr="00C4D5E6">
              <w:rPr>
                <w:rFonts w:ascii="Times New Roman" w:hAnsi="Times New Roman" w:eastAsia="宋体"/>
                <w:sz w:val="24"/>
                <w:szCs w:val="24"/>
              </w:rPr>
              <w:t xml:space="preserve">Esophageal fistula</w:t>
            </w:r>
          </w:p>
        </w:tc>
        <w:tc>
          <w:tcPr>
            <w:tcW w:w="1800" w:type="dxa"/>
          </w:tcPr>
          <w:p w14:paraId="1A2B3F3E" w14:textId="77777777" w:rsidR="00A1B2C3" w:rsidRDefault="00A1B2C3"/>
        </w:tc>
        <w:tc>
          <w:tcPr>
            <w:tcW w:w="1800" w:type="dxa"/>
          </w:tcPr>
          <w:p w14:paraId="1A2B3F3F" w14:textId="77777777" w:rsidR="00A1B2C3" w:rsidRDefault="00A1B2C3">
            <w:r w:rsidRPr="00C4D5E6">
              <w:rPr>
                <w:rFonts w:ascii="Times New Roman" w:hAnsi="Times New Roman" w:eastAsia="宋体"/>
                <w:sz w:val="24"/>
                <w:szCs w:val="24"/>
              </w:rPr>
              <w:t xml:space="preserve">0 (0)</w:t>
            </w:r>
          </w:p>
        </w:tc>
        <w:tc>
          <w:tcPr>
            <w:tcW w:w="1800" w:type="dxa"/>
          </w:tcPr>
          <w:p w14:paraId="1A2B3F40" w14:textId="77777777" w:rsidR="00A1B2C3" w:rsidRDefault="00A1B2C3">
            <w:r w:rsidRPr="00C4D5E6">
              <w:rPr>
                <w:rFonts w:ascii="Times New Roman" w:hAnsi="Times New Roman" w:eastAsia="宋体"/>
                <w:sz w:val="24"/>
                <w:szCs w:val="24"/>
              </w:rPr>
              <w:t xml:space="preserve">6 (6.4)</w:t>
            </w:r>
          </w:p>
        </w:tc>
        <w:tc>
          <w:tcPr>
            <w:tcW w:w="1800" w:type="dxa"/>
          </w:tcPr>
          <w:p w14:paraId="1A2B3F41" w14:textId="77777777" w:rsidR="00A1B2C3" w:rsidRDefault="00A1B2C3">
            <w:r w:rsidRPr="00C4D5E6">
              <w:rPr>
                <w:rFonts w:ascii="Times New Roman" w:hAnsi="Times New Roman" w:eastAsia="宋体"/>
                <w:sz w:val="24"/>
                <w:szCs w:val="24"/>
              </w:rPr>
              <w:t xml:space="preserve">0.097</w:t>
            </w:r>
          </w:p>
        </w:tc>
      </w:tr>
      <w:tr>
        <w:tc>
          <w:tcPr>
            <w:tcW w:w="1800" w:type="dxa"/>
          </w:tcPr>
          <w:p w14:paraId="1A2B3F42" w14:textId="77777777" w:rsidR="00A1B2C3" w:rsidRDefault="00A1B2C3">
            <w:r w:rsidRPr="00C4D5E6">
              <w:rPr>
                <w:rFonts w:ascii="Times New Roman" w:hAnsi="Times New Roman" w:eastAsia="宋体"/>
                <w:sz w:val="24"/>
                <w:szCs w:val="24"/>
              </w:rPr>
              <w:t xml:space="preserve">Massive hemorrhage</w:t>
            </w:r>
          </w:p>
        </w:tc>
        <w:tc>
          <w:tcPr>
            <w:tcW w:w="1800" w:type="dxa"/>
          </w:tcPr>
          <w:p w14:paraId="1A2B3F43" w14:textId="77777777" w:rsidR="00A1B2C3" w:rsidRDefault="00A1B2C3"/>
        </w:tc>
        <w:tc>
          <w:tcPr>
            <w:tcW w:w="1800" w:type="dxa"/>
          </w:tcPr>
          <w:p w14:paraId="1A2B3F44" w14:textId="77777777" w:rsidR="00A1B2C3" w:rsidRDefault="00A1B2C3">
            <w:r w:rsidRPr="00C4D5E6">
              <w:rPr>
                <w:rFonts w:ascii="Times New Roman" w:hAnsi="Times New Roman" w:eastAsia="宋体"/>
                <w:sz w:val="24"/>
                <w:szCs w:val="24"/>
              </w:rPr>
              <w:t xml:space="preserve">0 (0)</w:t>
            </w:r>
          </w:p>
        </w:tc>
        <w:tc>
          <w:tcPr>
            <w:tcW w:w="1800" w:type="dxa"/>
          </w:tcPr>
          <w:p w14:paraId="1A2B3F45" w14:textId="77777777" w:rsidR="00A1B2C3" w:rsidRDefault="00A1B2C3">
            <w:r w:rsidRPr="00C4D5E6">
              <w:rPr>
                <w:rFonts w:ascii="Times New Roman" w:hAnsi="Times New Roman" w:eastAsia="宋体"/>
                <w:sz w:val="24"/>
                <w:szCs w:val="24"/>
              </w:rPr>
              <w:t xml:space="preserve">2 (2.1)</w:t>
            </w:r>
          </w:p>
        </w:tc>
        <w:tc>
          <w:tcPr>
            <w:tcW w:w="1800" w:type="dxa"/>
          </w:tcPr>
          <w:p w14:paraId="1A2B3F46" w14:textId="77777777" w:rsidR="00A1B2C3" w:rsidRDefault="00A1B2C3">
            <w:r w:rsidRPr="00C4D5E6">
              <w:rPr>
                <w:rFonts w:ascii="Times New Roman" w:hAnsi="Times New Roman" w:eastAsia="宋体"/>
                <w:sz w:val="24"/>
                <w:szCs w:val="24"/>
              </w:rPr>
              <w:t xml:space="preserve">0.348</w:t>
            </w:r>
          </w:p>
        </w:tc>
      </w:tr>
      <w:tr>
        <w:tc>
          <w:tcPr>
            <w:tcW w:w="1800" w:type="dxa"/>
          </w:tcPr>
          <w:p w14:paraId="1A2B3F47" w14:textId="77777777" w:rsidR="00A1B2C3" w:rsidRDefault="00A1B2C3">
            <w:r w:rsidRPr="00C4D5E6">
              <w:rPr>
                <w:rFonts w:ascii="Times New Roman" w:hAnsi="Times New Roman" w:eastAsia="宋体"/>
                <w:sz w:val="24"/>
                <w:szCs w:val="24"/>
              </w:rPr>
              <w:t xml:space="preserve">Radiation esophagitis</w:t>
            </w:r>
          </w:p>
        </w:tc>
        <w:tc>
          <w:tcPr>
            <w:tcW w:w="1800" w:type="dxa"/>
          </w:tcPr>
          <w:p w14:paraId="1A2B3F48" w14:textId="77777777" w:rsidR="00A1B2C3" w:rsidRDefault="00A1B2C3">
            <w:r w:rsidRPr="00C4D5E6">
              <w:rPr>
                <w:rFonts w:ascii="Times New Roman" w:hAnsi="Times New Roman" w:eastAsia="宋体"/>
                <w:sz w:val="24"/>
                <w:szCs w:val="24"/>
              </w:rPr>
              <w:t xml:space="preserve">Grade 1</w:t>
            </w:r>
          </w:p>
        </w:tc>
        <w:tc>
          <w:tcPr>
            <w:tcW w:w="1800" w:type="dxa"/>
          </w:tcPr>
          <w:p w14:paraId="1A2B3F49" w14:textId="77777777" w:rsidR="00A1B2C3" w:rsidRDefault="00A1B2C3">
            <w:r w:rsidRPr="00C4D5E6">
              <w:rPr>
                <w:rFonts w:ascii="Times New Roman" w:hAnsi="Times New Roman" w:eastAsia="宋体"/>
                <w:sz w:val="24"/>
                <w:szCs w:val="24"/>
              </w:rPr>
              <w:t xml:space="preserve">10 (31.3)</w:t>
            </w:r>
          </w:p>
        </w:tc>
        <w:tc>
          <w:tcPr>
            <w:tcW w:w="1800" w:type="dxa"/>
          </w:tcPr>
          <w:p w14:paraId="1A2B3F4A" w14:textId="77777777" w:rsidR="00A1B2C3" w:rsidRDefault="00A1B2C3">
            <w:r w:rsidRPr="00C4D5E6">
              <w:rPr>
                <w:rFonts w:ascii="Times New Roman" w:hAnsi="Times New Roman" w:eastAsia="宋体"/>
                <w:sz w:val="24"/>
                <w:szCs w:val="24"/>
              </w:rPr>
              <w:t xml:space="preserve">14 (14.9)</w:t>
            </w:r>
          </w:p>
        </w:tc>
        <w:tc>
          <w:tcPr>
            <w:tcW w:w="1800" w:type="dxa"/>
          </w:tcPr>
          <w:p w14:paraId="1A2B3F4B" w14:textId="77777777" w:rsidR="00A1B2C3" w:rsidRDefault="00A1B2C3">
            <w:r w:rsidRPr="00C4D5E6">
              <w:rPr>
                <w:rFonts w:ascii="Times New Roman" w:hAnsi="Times New Roman" w:eastAsia="宋体"/>
                <w:sz w:val="24"/>
                <w:szCs w:val="24"/>
              </w:rPr>
              <w:t xml:space="preserve">0.080</w:t>
            </w:r>
          </w:p>
        </w:tc>
      </w:tr>
      <w:tr>
        <w:tc>
          <w:tcPr>
            <w:tcW w:w="1800" w:type="dxa"/>
          </w:tcPr>
          <w:p w14:paraId="1A2B3F4C" w14:textId="77777777" w:rsidR="00A1B2C3" w:rsidRDefault="00A1B2C3"/>
        </w:tc>
        <w:tc>
          <w:tcPr>
            <w:tcW w:w="1800" w:type="dxa"/>
          </w:tcPr>
          <w:p w14:paraId="1A2B3F4D" w14:textId="77777777" w:rsidR="00A1B2C3" w:rsidRDefault="00A1B2C3">
            <w:r w:rsidRPr="00C4D5E6">
              <w:rPr>
                <w:rFonts w:ascii="Times New Roman" w:hAnsi="Times New Roman" w:eastAsia="宋体"/>
                <w:sz w:val="24"/>
                <w:szCs w:val="24"/>
              </w:rPr>
              <w:t xml:space="preserve">Grade 2</w:t>
            </w:r>
          </w:p>
        </w:tc>
        <w:tc>
          <w:tcPr>
            <w:tcW w:w="1800" w:type="dxa"/>
          </w:tcPr>
          <w:p w14:paraId="1A2B3F4E" w14:textId="77777777" w:rsidR="00A1B2C3" w:rsidRDefault="00A1B2C3">
            <w:r w:rsidRPr="00C4D5E6">
              <w:rPr>
                <w:rFonts w:ascii="Times New Roman" w:hAnsi="Times New Roman" w:eastAsia="宋体"/>
                <w:sz w:val="24"/>
                <w:szCs w:val="24"/>
              </w:rPr>
              <w:t xml:space="preserve">10 (31.3)</w:t>
            </w:r>
          </w:p>
        </w:tc>
        <w:tc>
          <w:tcPr>
            <w:tcW w:w="1800" w:type="dxa"/>
          </w:tcPr>
          <w:p w14:paraId="1A2B3F4F" w14:textId="77777777" w:rsidR="00A1B2C3" w:rsidRDefault="00A1B2C3">
            <w:r w:rsidRPr="00C4D5E6">
              <w:rPr>
                <w:rFonts w:ascii="Times New Roman" w:hAnsi="Times New Roman" w:eastAsia="宋体"/>
                <w:sz w:val="24"/>
                <w:szCs w:val="24"/>
              </w:rPr>
              <w:t xml:space="preserve">13 (13.8)</w:t>
            </w:r>
          </w:p>
        </w:tc>
        <w:tc>
          <w:tcPr>
            <w:tcW w:w="1800" w:type="dxa"/>
          </w:tcPr>
          <w:p w14:paraId="1A2B3F50" w14:textId="77777777" w:rsidR="00A1B2C3" w:rsidRDefault="00A1B2C3"/>
        </w:tc>
      </w:tr>
      <w:tr>
        <w:tc>
          <w:tcPr>
            <w:tcW w:w="1800" w:type="dxa"/>
          </w:tcPr>
          <w:p w14:paraId="1A2B3F51" w14:textId="77777777" w:rsidR="00A1B2C3" w:rsidRDefault="00A1B2C3"/>
        </w:tc>
        <w:tc>
          <w:tcPr>
            <w:tcW w:w="1800" w:type="dxa"/>
          </w:tcPr>
          <w:p w14:paraId="1A2B3F52" w14:textId="77777777" w:rsidR="00A1B2C3" w:rsidRDefault="00A1B2C3">
            <w:r w:rsidRPr="00C4D5E6">
              <w:rPr>
                <w:rFonts w:ascii="Times New Roman" w:hAnsi="Times New Roman" w:eastAsia="宋体"/>
                <w:sz w:val="24"/>
                <w:szCs w:val="24"/>
              </w:rPr>
              <w:t xml:space="preserve">Grade 3</w:t>
            </w:r>
          </w:p>
        </w:tc>
        <w:tc>
          <w:tcPr>
            <w:tcW w:w="1800" w:type="dxa"/>
          </w:tcPr>
          <w:p w14:paraId="1A2B3F53" w14:textId="77777777" w:rsidR="00A1B2C3" w:rsidRDefault="00A1B2C3">
            <w:r w:rsidRPr="00C4D5E6">
              <w:rPr>
                <w:rFonts w:ascii="Times New Roman" w:hAnsi="Times New Roman" w:eastAsia="宋体"/>
                <w:sz w:val="24"/>
                <w:szCs w:val="24"/>
              </w:rPr>
              <w:t xml:space="preserve">0 (0)</w:t>
            </w:r>
          </w:p>
        </w:tc>
        <w:tc>
          <w:tcPr>
            <w:tcW w:w="1800" w:type="dxa"/>
          </w:tcPr>
          <w:p w14:paraId="1A2B3F54" w14:textId="77777777" w:rsidR="00A1B2C3" w:rsidRDefault="00A1B2C3">
            <w:r w:rsidRPr="00C4D5E6">
              <w:rPr>
                <w:rFonts w:ascii="Times New Roman" w:hAnsi="Times New Roman" w:eastAsia="宋体"/>
                <w:sz w:val="24"/>
                <w:szCs w:val="24"/>
              </w:rPr>
              <w:t xml:space="preserve">5 (5.3)</w:t>
            </w:r>
          </w:p>
        </w:tc>
        <w:tc>
          <w:tcPr>
            <w:tcW w:w="1800" w:type="dxa"/>
          </w:tcPr>
          <w:p w14:paraId="1A2B3F55" w14:textId="77777777" w:rsidR="00A1B2C3" w:rsidRDefault="00A1B2C3"/>
        </w:tc>
      </w:tr>
      <w:tr>
        <w:tc>
          <w:tcPr>
            <w:tcW w:w="1800" w:type="dxa"/>
          </w:tcPr>
          <w:p w14:paraId="1A2B3F56" w14:textId="77777777" w:rsidR="00A1B2C3" w:rsidRDefault="00A1B2C3"/>
        </w:tc>
        <w:tc>
          <w:tcPr>
            <w:tcW w:w="1800" w:type="dxa"/>
          </w:tcPr>
          <w:p w14:paraId="1A2B3F57" w14:textId="77777777" w:rsidR="00A1B2C3" w:rsidRDefault="00A1B2C3">
            <w:r w:rsidRPr="00C4D5E6">
              <w:rPr>
                <w:rFonts w:ascii="Times New Roman" w:hAnsi="Times New Roman" w:eastAsia="宋体"/>
                <w:sz w:val="24"/>
                <w:szCs w:val="24"/>
              </w:rPr>
              <w:t xml:space="preserve">Grade 4</w:t>
            </w:r>
          </w:p>
        </w:tc>
        <w:tc>
          <w:tcPr>
            <w:tcW w:w="1800" w:type="dxa"/>
          </w:tcPr>
          <w:p w14:paraId="1A2B3F58" w14:textId="77777777" w:rsidR="00A1B2C3" w:rsidRDefault="00A1B2C3">
            <w:r w:rsidRPr="00C4D5E6">
              <w:rPr>
                <w:rFonts w:ascii="Times New Roman" w:hAnsi="Times New Roman" w:eastAsia="宋体"/>
                <w:sz w:val="24"/>
                <w:szCs w:val="24"/>
              </w:rPr>
              <w:t xml:space="preserve">0 (0)</w:t>
            </w:r>
          </w:p>
        </w:tc>
        <w:tc>
          <w:tcPr>
            <w:tcW w:w="1800" w:type="dxa"/>
          </w:tcPr>
          <w:p w14:paraId="1A2B3F59" w14:textId="77777777" w:rsidR="00A1B2C3" w:rsidRDefault="00A1B2C3">
            <w:r w:rsidRPr="00C4D5E6">
              <w:rPr>
                <w:rFonts w:ascii="Times New Roman" w:hAnsi="Times New Roman" w:eastAsia="宋体"/>
                <w:sz w:val="24"/>
                <w:szCs w:val="24"/>
              </w:rPr>
              <w:t xml:space="preserve">0 (0)</w:t>
            </w:r>
          </w:p>
        </w:tc>
        <w:tc>
          <w:tcPr>
            <w:tcW w:w="1800" w:type="dxa"/>
          </w:tcPr>
          <w:p w14:paraId="1A2B3F5A" w14:textId="77777777" w:rsidR="00A1B2C3" w:rsidRDefault="00A1B2C3"/>
        </w:tc>
      </w:tr>
      <w:tr>
        <w:tc>
          <w:tcPr>
            <w:tcW w:w="1800" w:type="dxa"/>
          </w:tcPr>
          <w:p w14:paraId="1A2B3F5B" w14:textId="77777777" w:rsidR="00A1B2C3" w:rsidRDefault="00A1B2C3"/>
        </w:tc>
        <w:tc>
          <w:tcPr>
            <w:tcW w:w="1800" w:type="dxa"/>
          </w:tcPr>
          <w:p w14:paraId="1A2B3F5C" w14:textId="77777777" w:rsidR="00A1B2C3" w:rsidRDefault="00A1B2C3">
            <w:r w:rsidRPr="00C4D5E6">
              <w:rPr>
                <w:rFonts w:ascii="Times New Roman" w:hAnsi="Times New Roman" w:eastAsia="宋体"/>
                <w:sz w:val="24"/>
                <w:szCs w:val="24"/>
              </w:rPr>
              <w:t xml:space="preserve">Total</w:t>
            </w:r>
          </w:p>
        </w:tc>
        <w:tc>
          <w:tcPr>
            <w:tcW w:w="1800" w:type="dxa"/>
          </w:tcPr>
          <w:p w14:paraId="1A2B3F5D" w14:textId="77777777" w:rsidR="00A1B2C3" w:rsidRDefault="00A1B2C3">
            <w:r w:rsidRPr="00C4D5E6">
              <w:rPr>
                <w:rFonts w:ascii="Times New Roman" w:hAnsi="Times New Roman" w:eastAsia="宋体"/>
                <w:sz w:val="24"/>
                <w:szCs w:val="24"/>
              </w:rPr>
              <w:t xml:space="preserve">20 (62.5)</w:t>
            </w:r>
          </w:p>
        </w:tc>
        <w:tc>
          <w:tcPr>
            <w:tcW w:w="1800" w:type="dxa"/>
          </w:tcPr>
          <w:p w14:paraId="1A2B3F5E" w14:textId="77777777" w:rsidR="00A1B2C3" w:rsidRDefault="00A1B2C3">
            <w:r w:rsidRPr="00C4D5E6">
              <w:rPr>
                <w:rFonts w:ascii="Times New Roman" w:hAnsi="Times New Roman" w:eastAsia="宋体"/>
                <w:sz w:val="24"/>
                <w:szCs w:val="24"/>
              </w:rPr>
              <w:t xml:space="preserve">32 (34.0)</w:t>
            </w:r>
          </w:p>
        </w:tc>
        <w:tc>
          <w:tcPr>
            <w:tcW w:w="1800" w:type="dxa"/>
          </w:tcPr>
          <w:p w14:paraId="1A2B3F5F" w14:textId="77777777" w:rsidR="00A1B2C3" w:rsidRDefault="00A1B2C3"/>
        </w:tc>
      </w:tr>
      <w:tr>
        <w:tc>
          <w:tcPr>
            <w:tcW w:w="1800" w:type="dxa"/>
          </w:tcPr>
          <w:p w14:paraId="1A2B3F60" w14:textId="77777777" w:rsidR="00A1B2C3" w:rsidRDefault="00A1B2C3">
            <w:r w:rsidRPr="00C4D5E6">
              <w:rPr>
                <w:rFonts w:ascii="Times New Roman" w:hAnsi="Times New Roman" w:eastAsia="宋体"/>
                <w:sz w:val="24"/>
                <w:szCs w:val="24"/>
              </w:rPr>
              <w:t xml:space="preserve">Leukocytopenia</w:t>
            </w:r>
          </w:p>
        </w:tc>
        <w:tc>
          <w:tcPr>
            <w:tcW w:w="1800" w:type="dxa"/>
          </w:tcPr>
          <w:p w14:paraId="1A2B3F61" w14:textId="77777777" w:rsidR="00A1B2C3" w:rsidRDefault="00A1B2C3">
            <w:r w:rsidRPr="00C4D5E6">
              <w:rPr>
                <w:rFonts w:ascii="Times New Roman" w:hAnsi="Times New Roman" w:eastAsia="宋体"/>
                <w:sz w:val="24"/>
                <w:szCs w:val="24"/>
              </w:rPr>
              <w:t xml:space="preserve">Grade 1</w:t>
            </w:r>
          </w:p>
        </w:tc>
        <w:tc>
          <w:tcPr>
            <w:tcW w:w="1800" w:type="dxa"/>
          </w:tcPr>
          <w:p w14:paraId="1A2B3F62" w14:textId="77777777" w:rsidR="00A1B2C3" w:rsidRDefault="00A1B2C3">
            <w:r w:rsidRPr="00C4D5E6">
              <w:rPr>
                <w:rFonts w:ascii="Times New Roman" w:hAnsi="Times New Roman" w:eastAsia="宋体"/>
                <w:sz w:val="24"/>
                <w:szCs w:val="24"/>
              </w:rPr>
              <w:t xml:space="preserve">0 (0)</w:t>
            </w:r>
          </w:p>
        </w:tc>
        <w:tc>
          <w:tcPr>
            <w:tcW w:w="1800" w:type="dxa"/>
          </w:tcPr>
          <w:p w14:paraId="1A2B3F63" w14:textId="77777777" w:rsidR="00A1B2C3" w:rsidRDefault="00A1B2C3">
            <w:r w:rsidRPr="00C4D5E6">
              <w:rPr>
                <w:rFonts w:ascii="Times New Roman" w:hAnsi="Times New Roman" w:eastAsia="宋体"/>
                <w:sz w:val="24"/>
                <w:szCs w:val="24"/>
              </w:rPr>
              <w:t xml:space="preserve">3 (3.2)</w:t>
            </w:r>
          </w:p>
        </w:tc>
        <w:tc>
          <w:tcPr>
            <w:tcW w:w="1800" w:type="dxa"/>
          </w:tcPr>
          <w:p w14:paraId="1A2B3F64" w14:textId="77777777" w:rsidR="00A1B2C3" w:rsidRDefault="00A1B2C3">
            <w:r w:rsidRPr="00C4D5E6">
              <w:rPr>
                <w:rFonts w:ascii="Times New Roman" w:hAnsi="Times New Roman" w:eastAsia="宋体"/>
                <w:sz w:val="24"/>
                <w:szCs w:val="24"/>
              </w:rPr>
              <w:t xml:space="preserve">0.038</w:t>
            </w:r>
          </w:p>
        </w:tc>
      </w:tr>
      <w:tr>
        <w:tc>
          <w:tcPr>
            <w:tcW w:w="1800" w:type="dxa"/>
          </w:tcPr>
          <w:p w14:paraId="1A2B3F65" w14:textId="77777777" w:rsidR="00A1B2C3" w:rsidRDefault="00A1B2C3"/>
        </w:tc>
        <w:tc>
          <w:tcPr>
            <w:tcW w:w="1800" w:type="dxa"/>
          </w:tcPr>
          <w:p w14:paraId="1A2B3F66" w14:textId="77777777" w:rsidR="00A1B2C3" w:rsidRDefault="00A1B2C3">
            <w:r w:rsidRPr="00C4D5E6">
              <w:rPr>
                <w:rFonts w:ascii="Times New Roman" w:hAnsi="Times New Roman" w:eastAsia="宋体"/>
                <w:sz w:val="24"/>
                <w:szCs w:val="24"/>
              </w:rPr>
              <w:t xml:space="preserve">Grade 2</w:t>
            </w:r>
          </w:p>
        </w:tc>
        <w:tc>
          <w:tcPr>
            <w:tcW w:w="1800" w:type="dxa"/>
          </w:tcPr>
          <w:p w14:paraId="1A2B3F67" w14:textId="77777777" w:rsidR="00A1B2C3" w:rsidRDefault="00A1B2C3">
            <w:r w:rsidRPr="00C4D5E6">
              <w:rPr>
                <w:rFonts w:ascii="Times New Roman" w:hAnsi="Times New Roman" w:eastAsia="宋体"/>
                <w:sz w:val="24"/>
                <w:szCs w:val="24"/>
              </w:rPr>
              <w:t xml:space="preserve">9 (28.1)</w:t>
            </w:r>
          </w:p>
        </w:tc>
        <w:tc>
          <w:tcPr>
            <w:tcW w:w="1800" w:type="dxa"/>
          </w:tcPr>
          <w:p w14:paraId="1A2B3F68" w14:textId="77777777" w:rsidR="00A1B2C3" w:rsidRDefault="00A1B2C3">
            <w:r w:rsidRPr="00C4D5E6">
              <w:rPr>
                <w:rFonts w:ascii="Times New Roman" w:hAnsi="Times New Roman" w:eastAsia="宋体"/>
                <w:sz w:val="24"/>
                <w:szCs w:val="24"/>
              </w:rPr>
              <w:t xml:space="preserve">26 (27.7)</w:t>
            </w:r>
          </w:p>
        </w:tc>
        <w:tc>
          <w:tcPr>
            <w:tcW w:w="1800" w:type="dxa"/>
          </w:tcPr>
          <w:p w14:paraId="1A2B3F69" w14:textId="77777777" w:rsidR="00A1B2C3" w:rsidRDefault="00A1B2C3"/>
        </w:tc>
      </w:tr>
      <w:tr>
        <w:tc>
          <w:tcPr>
            <w:tcW w:w="1800" w:type="dxa"/>
          </w:tcPr>
          <w:p w14:paraId="1A2B3F6A" w14:textId="77777777" w:rsidR="00A1B2C3" w:rsidRDefault="00A1B2C3"/>
        </w:tc>
        <w:tc>
          <w:tcPr>
            <w:tcW w:w="1800" w:type="dxa"/>
          </w:tcPr>
          <w:p w14:paraId="1A2B3F6B" w14:textId="77777777" w:rsidR="00A1B2C3" w:rsidRDefault="00A1B2C3">
            <w:r w:rsidRPr="00C4D5E6">
              <w:rPr>
                <w:rFonts w:ascii="Times New Roman" w:hAnsi="Times New Roman" w:eastAsia="宋体"/>
                <w:sz w:val="24"/>
                <w:szCs w:val="24"/>
              </w:rPr>
              <w:t xml:space="preserve">Grade 3</w:t>
            </w:r>
          </w:p>
        </w:tc>
        <w:tc>
          <w:tcPr>
            <w:tcW w:w="1800" w:type="dxa"/>
          </w:tcPr>
          <w:p w14:paraId="1A2B3F6C" w14:textId="77777777" w:rsidR="00A1B2C3" w:rsidRDefault="00A1B2C3">
            <w:r w:rsidRPr="00C4D5E6">
              <w:rPr>
                <w:rFonts w:ascii="Times New Roman" w:hAnsi="Times New Roman" w:eastAsia="宋体"/>
                <w:sz w:val="24"/>
                <w:szCs w:val="24"/>
              </w:rPr>
              <w:t xml:space="preserve">0 (0)</w:t>
            </w:r>
          </w:p>
        </w:tc>
        <w:tc>
          <w:tcPr>
            <w:tcW w:w="1800" w:type="dxa"/>
          </w:tcPr>
          <w:p w14:paraId="1A2B3F6D" w14:textId="77777777" w:rsidR="00A1B2C3" w:rsidRDefault="00A1B2C3">
            <w:r w:rsidRPr="00C4D5E6">
              <w:rPr>
                <w:rFonts w:ascii="Times New Roman" w:hAnsi="Times New Roman" w:eastAsia="宋体"/>
                <w:sz w:val="24"/>
                <w:szCs w:val="24"/>
              </w:rPr>
              <w:t xml:space="preserve">10 (10.6)</w:t>
            </w:r>
          </w:p>
        </w:tc>
        <w:tc>
          <w:tcPr>
            <w:tcW w:w="1800" w:type="dxa"/>
          </w:tcPr>
          <w:p w14:paraId="1A2B3F6E" w14:textId="77777777" w:rsidR="00A1B2C3" w:rsidRDefault="00A1B2C3"/>
        </w:tc>
      </w:tr>
      <w:tr>
        <w:tc>
          <w:tcPr>
            <w:tcW w:w="1800" w:type="dxa"/>
          </w:tcPr>
          <w:p w14:paraId="1A2B3F6F" w14:textId="77777777" w:rsidR="00A1B2C3" w:rsidRDefault="00A1B2C3"/>
        </w:tc>
        <w:tc>
          <w:tcPr>
            <w:tcW w:w="1800" w:type="dxa"/>
          </w:tcPr>
          <w:p w14:paraId="1A2B3F70" w14:textId="77777777" w:rsidR="00A1B2C3" w:rsidRDefault="00A1B2C3">
            <w:r w:rsidRPr="00C4D5E6">
              <w:rPr>
                <w:rFonts w:ascii="Times New Roman" w:hAnsi="Times New Roman" w:eastAsia="宋体"/>
                <w:sz w:val="24"/>
                <w:szCs w:val="24"/>
              </w:rPr>
              <w:t xml:space="preserve">Grade 4</w:t>
            </w:r>
          </w:p>
        </w:tc>
        <w:tc>
          <w:tcPr>
            <w:tcW w:w="1800" w:type="dxa"/>
          </w:tcPr>
          <w:p w14:paraId="1A2B3F71" w14:textId="77777777" w:rsidR="00A1B2C3" w:rsidRDefault="00A1B2C3">
            <w:r w:rsidRPr="00C4D5E6">
              <w:rPr>
                <w:rFonts w:ascii="Times New Roman" w:hAnsi="Times New Roman" w:eastAsia="宋体"/>
                <w:sz w:val="24"/>
                <w:szCs w:val="24"/>
              </w:rPr>
              <w:t xml:space="preserve">0 (0)</w:t>
            </w:r>
          </w:p>
        </w:tc>
        <w:tc>
          <w:tcPr>
            <w:tcW w:w="1800" w:type="dxa"/>
          </w:tcPr>
          <w:p w14:paraId="1A2B3F72" w14:textId="77777777" w:rsidR="00A1B2C3" w:rsidRDefault="00A1B2C3">
            <w:r w:rsidRPr="00C4D5E6">
              <w:rPr>
                <w:rFonts w:ascii="Times New Roman" w:hAnsi="Times New Roman" w:eastAsia="宋体"/>
                <w:sz w:val="24"/>
                <w:szCs w:val="24"/>
              </w:rPr>
              <w:t xml:space="preserve">0 (0)</w:t>
            </w:r>
          </w:p>
        </w:tc>
        <w:tc>
          <w:tcPr>
            <w:tcW w:w="1800" w:type="dxa"/>
          </w:tcPr>
          <w:p w14:paraId="1A2B3F73" w14:textId="77777777" w:rsidR="00A1B2C3" w:rsidRDefault="00A1B2C3"/>
        </w:tc>
      </w:tr>
      <w:tr>
        <w:tc>
          <w:tcPr>
            <w:tcW w:w="1800" w:type="dxa"/>
          </w:tcPr>
          <w:p w14:paraId="1A2B3F74" w14:textId="77777777" w:rsidR="00A1B2C3" w:rsidRDefault="00A1B2C3"/>
        </w:tc>
        <w:tc>
          <w:tcPr>
            <w:tcW w:w="1800" w:type="dxa"/>
          </w:tcPr>
          <w:p w14:paraId="1A2B3F75" w14:textId="77777777" w:rsidR="00A1B2C3" w:rsidRDefault="00A1B2C3">
            <w:r w:rsidRPr="00C4D5E6">
              <w:rPr>
                <w:rFonts w:ascii="Times New Roman" w:hAnsi="Times New Roman" w:eastAsia="宋体"/>
                <w:sz w:val="24"/>
                <w:szCs w:val="24"/>
              </w:rPr>
              <w:t xml:space="preserve">Total</w:t>
            </w:r>
          </w:p>
        </w:tc>
        <w:tc>
          <w:tcPr>
            <w:tcW w:w="1800" w:type="dxa"/>
          </w:tcPr>
          <w:p w14:paraId="1A2B3F76" w14:textId="77777777" w:rsidR="00A1B2C3" w:rsidRDefault="00A1B2C3">
            <w:r w:rsidRPr="00C4D5E6">
              <w:rPr>
                <w:rFonts w:ascii="Times New Roman" w:hAnsi="Times New Roman" w:eastAsia="宋体"/>
                <w:sz w:val="24"/>
                <w:szCs w:val="24"/>
              </w:rPr>
              <w:t xml:space="preserve">9 (28.1)</w:t>
            </w:r>
          </w:p>
        </w:tc>
        <w:tc>
          <w:tcPr>
            <w:tcW w:w="1800" w:type="dxa"/>
          </w:tcPr>
          <w:p w14:paraId="1A2B3F77" w14:textId="77777777" w:rsidR="00A1B2C3" w:rsidRDefault="00A1B2C3">
            <w:r w:rsidRPr="00C4D5E6">
              <w:rPr>
                <w:rFonts w:ascii="Times New Roman" w:hAnsi="Times New Roman" w:eastAsia="宋体"/>
                <w:sz w:val="24"/>
                <w:szCs w:val="24"/>
              </w:rPr>
              <w:t xml:space="preserve">39 (41.4)</w:t>
            </w:r>
          </w:p>
        </w:tc>
        <w:tc>
          <w:tcPr>
            <w:tcW w:w="1800" w:type="dxa"/>
          </w:tcPr>
          <w:p w14:paraId="1A2B3F78" w14:textId="77777777" w:rsidR="00A1B2C3" w:rsidRDefault="00A1B2C3"/>
        </w:tc>
      </w:tr>
      <w:tr>
        <w:tc>
          <w:tcPr>
            <w:tcW w:w="1800" w:type="dxa"/>
          </w:tcPr>
          <w:p w14:paraId="1A2B3F79" w14:textId="77777777" w:rsidR="00A1B2C3" w:rsidRDefault="00A1B2C3">
            <w:r w:rsidRPr="00C4D5E6">
              <w:rPr>
                <w:rFonts w:ascii="Times New Roman" w:hAnsi="Times New Roman" w:eastAsia="宋体"/>
                <w:sz w:val="24"/>
                <w:szCs w:val="24"/>
              </w:rPr>
              <w:t xml:space="preserve">Neutrophilic granulopenia</w:t>
            </w:r>
          </w:p>
        </w:tc>
        <w:tc>
          <w:tcPr>
            <w:tcW w:w="1800" w:type="dxa"/>
          </w:tcPr>
          <w:p w14:paraId="1A2B3F7A" w14:textId="77777777" w:rsidR="00A1B2C3" w:rsidRDefault="00A1B2C3">
            <w:r w:rsidRPr="00C4D5E6">
              <w:rPr>
                <w:rFonts w:ascii="Times New Roman" w:hAnsi="Times New Roman" w:eastAsia="宋体"/>
                <w:sz w:val="24"/>
                <w:szCs w:val="24"/>
              </w:rPr>
              <w:t xml:space="preserve">Grade 1</w:t>
            </w:r>
          </w:p>
        </w:tc>
        <w:tc>
          <w:tcPr>
            <w:tcW w:w="1800" w:type="dxa"/>
          </w:tcPr>
          <w:p w14:paraId="1A2B3F7B" w14:textId="77777777" w:rsidR="00A1B2C3" w:rsidRDefault="00A1B2C3">
            <w:r w:rsidRPr="00C4D5E6">
              <w:rPr>
                <w:rFonts w:ascii="Times New Roman" w:hAnsi="Times New Roman" w:eastAsia="宋体"/>
                <w:sz w:val="24"/>
                <w:szCs w:val="24"/>
              </w:rPr>
              <w:t xml:space="preserve">2 (6.3)</w:t>
            </w:r>
          </w:p>
        </w:tc>
        <w:tc>
          <w:tcPr>
            <w:tcW w:w="1800" w:type="dxa"/>
          </w:tcPr>
          <w:p w14:paraId="1A2B3F7C" w14:textId="77777777" w:rsidR="00A1B2C3" w:rsidRDefault="00A1B2C3">
            <w:r w:rsidRPr="00C4D5E6">
              <w:rPr>
                <w:rFonts w:ascii="Times New Roman" w:hAnsi="Times New Roman" w:eastAsia="宋体"/>
                <w:sz w:val="24"/>
                <w:szCs w:val="24"/>
              </w:rPr>
              <w:t xml:space="preserve">12 (12.8)</w:t>
            </w:r>
          </w:p>
        </w:tc>
        <w:tc>
          <w:tcPr>
            <w:tcW w:w="1800" w:type="dxa"/>
          </w:tcPr>
          <w:p w14:paraId="1A2B3F7D" w14:textId="77777777" w:rsidR="00A1B2C3" w:rsidRDefault="00A1B2C3">
            <w:r w:rsidRPr="00C4D5E6">
              <w:rPr>
                <w:rFonts w:ascii="Times New Roman" w:hAnsi="Times New Roman" w:eastAsia="宋体"/>
                <w:sz w:val="24"/>
                <w:szCs w:val="24"/>
              </w:rPr>
              <w:t xml:space="preserve">0.580</w:t>
            </w:r>
          </w:p>
        </w:tc>
      </w:tr>
      <w:tr>
        <w:tc>
          <w:tcPr>
            <w:tcW w:w="1800" w:type="dxa"/>
          </w:tcPr>
          <w:p w14:paraId="1A2B3F7E" w14:textId="77777777" w:rsidR="00A1B2C3" w:rsidRDefault="00A1B2C3"/>
        </w:tc>
        <w:tc>
          <w:tcPr>
            <w:tcW w:w="1800" w:type="dxa"/>
          </w:tcPr>
          <w:p w14:paraId="1A2B3F7F" w14:textId="77777777" w:rsidR="00A1B2C3" w:rsidRDefault="00A1B2C3">
            <w:r w:rsidRPr="00C4D5E6">
              <w:rPr>
                <w:rFonts w:ascii="Times New Roman" w:hAnsi="Times New Roman" w:eastAsia="宋体"/>
                <w:sz w:val="24"/>
                <w:szCs w:val="24"/>
              </w:rPr>
              <w:t xml:space="preserve">Grade 2</w:t>
            </w:r>
          </w:p>
        </w:tc>
        <w:tc>
          <w:tcPr>
            <w:tcW w:w="1800" w:type="dxa"/>
          </w:tcPr>
          <w:p w14:paraId="1A2B3F80" w14:textId="77777777" w:rsidR="00A1B2C3" w:rsidRDefault="00A1B2C3">
            <w:r w:rsidRPr="00C4D5E6">
              <w:rPr>
                <w:rFonts w:ascii="Times New Roman" w:hAnsi="Times New Roman" w:eastAsia="宋体"/>
                <w:sz w:val="24"/>
                <w:szCs w:val="24"/>
              </w:rPr>
              <w:t xml:space="preserve">3 (9.4)</w:t>
            </w:r>
          </w:p>
        </w:tc>
        <w:tc>
          <w:tcPr>
            <w:tcW w:w="1800" w:type="dxa"/>
          </w:tcPr>
          <w:p w14:paraId="1A2B3F81" w14:textId="77777777" w:rsidR="00A1B2C3" w:rsidRDefault="00A1B2C3">
            <w:r w:rsidRPr="00C4D5E6">
              <w:rPr>
                <w:rFonts w:ascii="Times New Roman" w:hAnsi="Times New Roman" w:eastAsia="宋体"/>
                <w:sz w:val="24"/>
                <w:szCs w:val="24"/>
              </w:rPr>
              <w:t xml:space="preserve">6 (6.4)</w:t>
            </w:r>
          </w:p>
        </w:tc>
        <w:tc>
          <w:tcPr>
            <w:tcW w:w="1800" w:type="dxa"/>
          </w:tcPr>
          <w:p w14:paraId="1A2B3F82" w14:textId="77777777" w:rsidR="00A1B2C3" w:rsidRDefault="00A1B2C3"/>
        </w:tc>
      </w:tr>
      <w:tr>
        <w:tc>
          <w:tcPr>
            <w:tcW w:w="1800" w:type="dxa"/>
          </w:tcPr>
          <w:p w14:paraId="1A2B3F83" w14:textId="77777777" w:rsidR="00A1B2C3" w:rsidRDefault="00A1B2C3"/>
        </w:tc>
        <w:tc>
          <w:tcPr>
            <w:tcW w:w="1800" w:type="dxa"/>
          </w:tcPr>
          <w:p w14:paraId="1A2B3F84" w14:textId="77777777" w:rsidR="00A1B2C3" w:rsidRDefault="00A1B2C3">
            <w:r w:rsidRPr="00C4D5E6">
              <w:rPr>
                <w:rFonts w:ascii="Times New Roman" w:hAnsi="Times New Roman" w:eastAsia="宋体"/>
                <w:sz w:val="24"/>
                <w:szCs w:val="24"/>
              </w:rPr>
              <w:t xml:space="preserve">Grade 3</w:t>
            </w:r>
          </w:p>
        </w:tc>
        <w:tc>
          <w:tcPr>
            <w:tcW w:w="1800" w:type="dxa"/>
          </w:tcPr>
          <w:p w14:paraId="1A2B3F85" w14:textId="77777777" w:rsidR="00A1B2C3" w:rsidRDefault="00A1B2C3">
            <w:r w:rsidRPr="00C4D5E6">
              <w:rPr>
                <w:rFonts w:ascii="Times New Roman" w:hAnsi="Times New Roman" w:eastAsia="宋体"/>
                <w:sz w:val="24"/>
                <w:szCs w:val="24"/>
              </w:rPr>
              <w:t xml:space="preserve">1 (3.1)</w:t>
            </w:r>
          </w:p>
        </w:tc>
        <w:tc>
          <w:tcPr>
            <w:tcW w:w="1800" w:type="dxa"/>
          </w:tcPr>
          <w:p w14:paraId="1A2B3F86" w14:textId="77777777" w:rsidR="00A1B2C3" w:rsidRDefault="00A1B2C3">
            <w:r w:rsidRPr="00C4D5E6">
              <w:rPr>
                <w:rFonts w:ascii="Times New Roman" w:hAnsi="Times New Roman" w:eastAsia="宋体"/>
                <w:sz w:val="24"/>
                <w:szCs w:val="24"/>
              </w:rPr>
              <w:t xml:space="preserve">4 (4.3)</w:t>
            </w:r>
          </w:p>
        </w:tc>
        <w:tc>
          <w:tcPr>
            <w:tcW w:w="1800" w:type="dxa"/>
          </w:tcPr>
          <w:p w14:paraId="1A2B3F87" w14:textId="77777777" w:rsidR="00A1B2C3" w:rsidRDefault="00A1B2C3"/>
        </w:tc>
      </w:tr>
      <w:tr>
        <w:tc>
          <w:tcPr>
            <w:tcW w:w="1800" w:type="dxa"/>
          </w:tcPr>
          <w:p w14:paraId="1A2B3F88" w14:textId="77777777" w:rsidR="00A1B2C3" w:rsidRDefault="00A1B2C3"/>
        </w:tc>
        <w:tc>
          <w:tcPr>
            <w:tcW w:w="1800" w:type="dxa"/>
          </w:tcPr>
          <w:p w14:paraId="1A2B3F89" w14:textId="77777777" w:rsidR="00A1B2C3" w:rsidRDefault="00A1B2C3">
            <w:r w:rsidRPr="00C4D5E6">
              <w:rPr>
                <w:rFonts w:ascii="Times New Roman" w:hAnsi="Times New Roman" w:eastAsia="宋体"/>
                <w:sz w:val="24"/>
                <w:szCs w:val="24"/>
              </w:rPr>
              <w:t xml:space="preserve">Grade 4</w:t>
            </w:r>
          </w:p>
        </w:tc>
        <w:tc>
          <w:tcPr>
            <w:tcW w:w="1800" w:type="dxa"/>
          </w:tcPr>
          <w:p w14:paraId="1A2B3F8A" w14:textId="77777777" w:rsidR="00A1B2C3" w:rsidRDefault="00A1B2C3">
            <w:r w:rsidRPr="00C4D5E6">
              <w:rPr>
                <w:rFonts w:ascii="Times New Roman" w:hAnsi="Times New Roman" w:eastAsia="宋体"/>
                <w:sz w:val="24"/>
                <w:szCs w:val="24"/>
              </w:rPr>
              <w:t xml:space="preserve">0 (0)</w:t>
            </w:r>
          </w:p>
        </w:tc>
        <w:tc>
          <w:tcPr>
            <w:tcW w:w="1800" w:type="dxa"/>
          </w:tcPr>
          <w:p w14:paraId="1A2B3F8B" w14:textId="77777777" w:rsidR="00A1B2C3" w:rsidRDefault="00A1B2C3">
            <w:r w:rsidRPr="00C4D5E6">
              <w:rPr>
                <w:rFonts w:ascii="Times New Roman" w:hAnsi="Times New Roman" w:eastAsia="宋体"/>
                <w:sz w:val="24"/>
                <w:szCs w:val="24"/>
              </w:rPr>
              <w:t xml:space="preserve">1 (1.1)</w:t>
            </w:r>
          </w:p>
        </w:tc>
        <w:tc>
          <w:tcPr>
            <w:tcW w:w="1800" w:type="dxa"/>
          </w:tcPr>
          <w:p w14:paraId="1A2B3F8C" w14:textId="77777777" w:rsidR="00A1B2C3" w:rsidRDefault="00A1B2C3"/>
        </w:tc>
      </w:tr>
      <w:tr>
        <w:tc>
          <w:tcPr>
            <w:tcW w:w="1800" w:type="dxa"/>
          </w:tcPr>
          <w:p w14:paraId="1A2B3F8D" w14:textId="77777777" w:rsidR="00A1B2C3" w:rsidRDefault="00A1B2C3"/>
        </w:tc>
        <w:tc>
          <w:tcPr>
            <w:tcW w:w="1800" w:type="dxa"/>
          </w:tcPr>
          <w:p w14:paraId="1A2B3F8E" w14:textId="77777777" w:rsidR="00A1B2C3" w:rsidRDefault="00A1B2C3">
            <w:r w:rsidRPr="00C4D5E6">
              <w:rPr>
                <w:rFonts w:ascii="Times New Roman" w:hAnsi="Times New Roman" w:eastAsia="宋体"/>
                <w:sz w:val="24"/>
                <w:szCs w:val="24"/>
              </w:rPr>
              <w:t xml:space="preserve">Total</w:t>
            </w:r>
          </w:p>
        </w:tc>
        <w:tc>
          <w:tcPr>
            <w:tcW w:w="1800" w:type="dxa"/>
          </w:tcPr>
          <w:p w14:paraId="1A2B3F8F" w14:textId="77777777" w:rsidR="00A1B2C3" w:rsidRDefault="00A1B2C3">
            <w:r w:rsidRPr="00C4D5E6">
              <w:rPr>
                <w:rFonts w:ascii="Times New Roman" w:hAnsi="Times New Roman" w:eastAsia="宋体"/>
                <w:sz w:val="24"/>
                <w:szCs w:val="24"/>
              </w:rPr>
              <w:t xml:space="preserve">6 (18.8)</w:t>
            </w:r>
          </w:p>
        </w:tc>
        <w:tc>
          <w:tcPr>
            <w:tcW w:w="1800" w:type="dxa"/>
          </w:tcPr>
          <w:p w14:paraId="1A2B3F90" w14:textId="77777777" w:rsidR="00A1B2C3" w:rsidRDefault="00A1B2C3">
            <w:r w:rsidRPr="00C4D5E6">
              <w:rPr>
                <w:rFonts w:ascii="Times New Roman" w:hAnsi="Times New Roman" w:eastAsia="宋体"/>
                <w:sz w:val="24"/>
                <w:szCs w:val="24"/>
              </w:rPr>
              <w:t xml:space="preserve">23 (24.5)</w:t>
            </w:r>
          </w:p>
        </w:tc>
        <w:tc>
          <w:tcPr>
            <w:tcW w:w="1800" w:type="dxa"/>
          </w:tcPr>
          <w:p w14:paraId="1A2B3F91" w14:textId="77777777" w:rsidR="00A1B2C3" w:rsidRDefault="00A1B2C3"/>
        </w:tc>
      </w:tr>
      <w:tr>
        <w:tc>
          <w:tcPr>
            <w:tcW w:w="1800" w:type="dxa"/>
          </w:tcPr>
          <w:p w14:paraId="1A2B3F92" w14:textId="77777777" w:rsidR="00A1B2C3" w:rsidRDefault="00A1B2C3">
            <w:r w:rsidRPr="00C4D5E6">
              <w:rPr>
                <w:rFonts w:ascii="Times New Roman" w:hAnsi="Times New Roman" w:eastAsia="宋体"/>
                <w:sz w:val="24"/>
                <w:szCs w:val="24"/>
              </w:rPr>
              <w:t xml:space="preserve">Anemia</w:t>
            </w:r>
          </w:p>
        </w:tc>
        <w:tc>
          <w:tcPr>
            <w:tcW w:w="1800" w:type="dxa"/>
          </w:tcPr>
          <w:p w14:paraId="1A2B3F93" w14:textId="77777777" w:rsidR="00A1B2C3" w:rsidRDefault="00A1B2C3">
            <w:r w:rsidRPr="00C4D5E6">
              <w:rPr>
                <w:rFonts w:ascii="Times New Roman" w:hAnsi="Times New Roman" w:eastAsia="宋体"/>
                <w:sz w:val="24"/>
                <w:szCs w:val="24"/>
              </w:rPr>
              <w:t xml:space="preserve">Grade 1</w:t>
            </w:r>
          </w:p>
        </w:tc>
        <w:tc>
          <w:tcPr>
            <w:tcW w:w="1800" w:type="dxa"/>
          </w:tcPr>
          <w:p w14:paraId="1A2B3F94" w14:textId="77777777" w:rsidR="00A1B2C3" w:rsidRDefault="00A1B2C3">
            <w:r w:rsidRPr="00C4D5E6">
              <w:rPr>
                <w:rFonts w:ascii="Times New Roman" w:hAnsi="Times New Roman" w:eastAsia="宋体"/>
                <w:sz w:val="24"/>
                <w:szCs w:val="24"/>
              </w:rPr>
              <w:t xml:space="preserve">18 (56.3)</w:t>
            </w:r>
          </w:p>
        </w:tc>
        <w:tc>
          <w:tcPr>
            <w:tcW w:w="1800" w:type="dxa"/>
          </w:tcPr>
          <w:p w14:paraId="1A2B3F95" w14:textId="77777777" w:rsidR="00A1B2C3" w:rsidRDefault="00A1B2C3">
            <w:r w:rsidRPr="00C4D5E6">
              <w:rPr>
                <w:rFonts w:ascii="Times New Roman" w:hAnsi="Times New Roman" w:eastAsia="宋体"/>
                <w:sz w:val="24"/>
                <w:szCs w:val="24"/>
              </w:rPr>
              <w:t xml:space="preserve">35 (34.0)</w:t>
            </w:r>
          </w:p>
        </w:tc>
        <w:tc>
          <w:tcPr>
            <w:tcW w:w="1800" w:type="dxa"/>
          </w:tcPr>
          <w:p w14:paraId="1A2B3F96" w14:textId="77777777" w:rsidR="00A1B2C3" w:rsidRDefault="00A1B2C3">
            <w:r w:rsidRPr="00C4D5E6">
              <w:rPr>
                <w:rFonts w:ascii="Times New Roman" w:hAnsi="Times New Roman" w:eastAsia="宋体"/>
                <w:sz w:val="24"/>
                <w:szCs w:val="24"/>
              </w:rPr>
              <w:t xml:space="preserve">0.759</w:t>
            </w:r>
          </w:p>
        </w:tc>
      </w:tr>
      <w:tr>
        <w:tc>
          <w:tcPr>
            <w:tcW w:w="1800" w:type="dxa"/>
          </w:tcPr>
          <w:p w14:paraId="1A2B3F97" w14:textId="77777777" w:rsidR="00A1B2C3" w:rsidRDefault="00A1B2C3"/>
        </w:tc>
        <w:tc>
          <w:tcPr>
            <w:tcW w:w="1800" w:type="dxa"/>
          </w:tcPr>
          <w:p w14:paraId="1A2B3F98" w14:textId="77777777" w:rsidR="00A1B2C3" w:rsidRDefault="00A1B2C3">
            <w:r w:rsidRPr="00C4D5E6">
              <w:rPr>
                <w:rFonts w:ascii="Times New Roman" w:hAnsi="Times New Roman" w:eastAsia="宋体"/>
                <w:sz w:val="24"/>
                <w:szCs w:val="24"/>
              </w:rPr>
              <w:t xml:space="preserve">Grade 2</w:t>
            </w:r>
          </w:p>
        </w:tc>
        <w:tc>
          <w:tcPr>
            <w:tcW w:w="1800" w:type="dxa"/>
          </w:tcPr>
          <w:p w14:paraId="1A2B3F99" w14:textId="77777777" w:rsidR="00A1B2C3" w:rsidRDefault="00A1B2C3">
            <w:r w:rsidRPr="00C4D5E6">
              <w:rPr>
                <w:rFonts w:ascii="Times New Roman" w:hAnsi="Times New Roman" w:eastAsia="宋体"/>
                <w:sz w:val="24"/>
                <w:szCs w:val="24"/>
              </w:rPr>
              <w:t xml:space="preserve">3 (9.4)</w:t>
            </w:r>
          </w:p>
        </w:tc>
        <w:tc>
          <w:tcPr>
            <w:tcW w:w="1800" w:type="dxa"/>
          </w:tcPr>
          <w:p w14:paraId="1A2B3F9A" w14:textId="77777777" w:rsidR="00A1B2C3" w:rsidRDefault="00A1B2C3">
            <w:r w:rsidRPr="00C4D5E6">
              <w:rPr>
                <w:rFonts w:ascii="Times New Roman" w:hAnsi="Times New Roman" w:eastAsia="宋体"/>
                <w:sz w:val="24"/>
                <w:szCs w:val="24"/>
              </w:rPr>
              <w:t xml:space="preserve">10 (10.6)</w:t>
            </w:r>
          </w:p>
        </w:tc>
        <w:tc>
          <w:tcPr>
            <w:tcW w:w="1800" w:type="dxa"/>
          </w:tcPr>
          <w:p w14:paraId="1A2B3F9B" w14:textId="77777777" w:rsidR="00A1B2C3" w:rsidRDefault="00A1B2C3"/>
        </w:tc>
      </w:tr>
      <w:tr>
        <w:tc>
          <w:tcPr>
            <w:tcW w:w="1800" w:type="dxa"/>
          </w:tcPr>
          <w:p w14:paraId="1A2B3F9C" w14:textId="77777777" w:rsidR="00A1B2C3" w:rsidRDefault="00A1B2C3"/>
        </w:tc>
        <w:tc>
          <w:tcPr>
            <w:tcW w:w="1800" w:type="dxa"/>
          </w:tcPr>
          <w:p w14:paraId="1A2B3F9D" w14:textId="77777777" w:rsidR="00A1B2C3" w:rsidRDefault="00A1B2C3">
            <w:r w:rsidRPr="00C4D5E6">
              <w:rPr>
                <w:rFonts w:ascii="Times New Roman" w:hAnsi="Times New Roman" w:eastAsia="宋体"/>
                <w:sz w:val="24"/>
                <w:szCs w:val="24"/>
              </w:rPr>
              <w:t xml:space="preserve">Grade 3</w:t>
            </w:r>
          </w:p>
        </w:tc>
        <w:tc>
          <w:tcPr>
            <w:tcW w:w="1800" w:type="dxa"/>
          </w:tcPr>
          <w:p w14:paraId="1A2B3F9E" w14:textId="77777777" w:rsidR="00A1B2C3" w:rsidRDefault="00A1B2C3">
            <w:r w:rsidRPr="00C4D5E6">
              <w:rPr>
                <w:rFonts w:ascii="Times New Roman" w:hAnsi="Times New Roman" w:eastAsia="宋体"/>
                <w:sz w:val="24"/>
                <w:szCs w:val="24"/>
              </w:rPr>
              <w:t xml:space="preserve">0 (0)</w:t>
            </w:r>
          </w:p>
        </w:tc>
        <w:tc>
          <w:tcPr>
            <w:tcW w:w="1800" w:type="dxa"/>
          </w:tcPr>
          <w:p w14:paraId="1A2B3F9F" w14:textId="77777777" w:rsidR="00A1B2C3" w:rsidRDefault="00A1B2C3">
            <w:r w:rsidRPr="00C4D5E6">
              <w:rPr>
                <w:rFonts w:ascii="Times New Roman" w:hAnsi="Times New Roman" w:eastAsia="宋体"/>
                <w:sz w:val="24"/>
                <w:szCs w:val="24"/>
              </w:rPr>
              <w:t xml:space="preserve">1 (1.1)</w:t>
            </w:r>
          </w:p>
        </w:tc>
        <w:tc>
          <w:tcPr>
            <w:tcW w:w="1800" w:type="dxa"/>
          </w:tcPr>
          <w:p w14:paraId="1A2B3FA0" w14:textId="77777777" w:rsidR="00A1B2C3" w:rsidRDefault="00A1B2C3"/>
        </w:tc>
      </w:tr>
      <w:tr>
        <w:tc>
          <w:tcPr>
            <w:tcW w:w="1800" w:type="dxa"/>
          </w:tcPr>
          <w:p w14:paraId="1A2B3FA1" w14:textId="77777777" w:rsidR="00A1B2C3" w:rsidRDefault="00A1B2C3"/>
        </w:tc>
        <w:tc>
          <w:tcPr>
            <w:tcW w:w="1800" w:type="dxa"/>
          </w:tcPr>
          <w:p w14:paraId="1A2B3FA2" w14:textId="77777777" w:rsidR="00A1B2C3" w:rsidRDefault="00A1B2C3">
            <w:r w:rsidRPr="00C4D5E6">
              <w:rPr>
                <w:rFonts w:ascii="Times New Roman" w:hAnsi="Times New Roman" w:eastAsia="宋体"/>
                <w:sz w:val="24"/>
                <w:szCs w:val="24"/>
              </w:rPr>
              <w:t xml:space="preserve">Grade 4</w:t>
            </w:r>
          </w:p>
        </w:tc>
        <w:tc>
          <w:tcPr>
            <w:tcW w:w="1800" w:type="dxa"/>
          </w:tcPr>
          <w:p w14:paraId="1A2B3FA3" w14:textId="77777777" w:rsidR="00A1B2C3" w:rsidRDefault="00A1B2C3">
            <w:r w:rsidRPr="00C4D5E6">
              <w:rPr>
                <w:rFonts w:ascii="Times New Roman" w:hAnsi="Times New Roman" w:eastAsia="宋体"/>
                <w:sz w:val="24"/>
                <w:szCs w:val="24"/>
              </w:rPr>
              <w:t xml:space="preserve">0 (0)</w:t>
            </w:r>
          </w:p>
        </w:tc>
        <w:tc>
          <w:tcPr>
            <w:tcW w:w="1800" w:type="dxa"/>
          </w:tcPr>
          <w:p w14:paraId="1A2B3FA4" w14:textId="77777777" w:rsidR="00A1B2C3" w:rsidRDefault="00A1B2C3">
            <w:r w:rsidRPr="00C4D5E6">
              <w:rPr>
                <w:rFonts w:ascii="Times New Roman" w:hAnsi="Times New Roman" w:eastAsia="宋体"/>
                <w:sz w:val="24"/>
                <w:szCs w:val="24"/>
              </w:rPr>
              <w:t xml:space="preserve">0 (0)</w:t>
            </w:r>
          </w:p>
        </w:tc>
        <w:tc>
          <w:tcPr>
            <w:tcW w:w="1800" w:type="dxa"/>
          </w:tcPr>
          <w:p w14:paraId="1A2B3FA5" w14:textId="77777777" w:rsidR="00A1B2C3" w:rsidRDefault="00A1B2C3"/>
        </w:tc>
      </w:tr>
      <w:tr>
        <w:tc>
          <w:tcPr>
            <w:tcW w:w="1800" w:type="dxa"/>
          </w:tcPr>
          <w:p w14:paraId="1A2B3FA6" w14:textId="77777777" w:rsidR="00A1B2C3" w:rsidRDefault="00A1B2C3"/>
        </w:tc>
        <w:tc>
          <w:tcPr>
            <w:tcW w:w="1800" w:type="dxa"/>
          </w:tcPr>
          <w:p w14:paraId="1A2B3FA7" w14:textId="77777777" w:rsidR="00A1B2C3" w:rsidRDefault="00A1B2C3">
            <w:r w:rsidRPr="00C4D5E6">
              <w:rPr>
                <w:rFonts w:ascii="Times New Roman" w:hAnsi="Times New Roman" w:eastAsia="宋体"/>
                <w:sz w:val="24"/>
                <w:szCs w:val="24"/>
              </w:rPr>
              <w:t xml:space="preserve">Total</w:t>
            </w:r>
          </w:p>
        </w:tc>
        <w:tc>
          <w:tcPr>
            <w:tcW w:w="1800" w:type="dxa"/>
          </w:tcPr>
          <w:p w14:paraId="1A2B3FA8" w14:textId="77777777" w:rsidR="00A1B2C3" w:rsidRDefault="00A1B2C3">
            <w:r w:rsidRPr="00C4D5E6">
              <w:rPr>
                <w:rFonts w:ascii="Times New Roman" w:hAnsi="Times New Roman" w:eastAsia="宋体"/>
                <w:sz w:val="24"/>
                <w:szCs w:val="24"/>
              </w:rPr>
              <w:t xml:space="preserve">21 (65.6)</w:t>
            </w:r>
          </w:p>
        </w:tc>
        <w:tc>
          <w:tcPr>
            <w:tcW w:w="1800" w:type="dxa"/>
          </w:tcPr>
          <w:p w14:paraId="1A2B3FA9" w14:textId="77777777" w:rsidR="00A1B2C3" w:rsidRDefault="00A1B2C3">
            <w:r w:rsidRPr="00C4D5E6">
              <w:rPr>
                <w:rFonts w:ascii="Times New Roman" w:hAnsi="Times New Roman" w:eastAsia="宋体"/>
                <w:sz w:val="24"/>
                <w:szCs w:val="24"/>
              </w:rPr>
              <w:t xml:space="preserve">46 (48.9)</w:t>
            </w:r>
          </w:p>
        </w:tc>
        <w:tc>
          <w:tcPr>
            <w:tcW w:w="1800" w:type="dxa"/>
          </w:tcPr>
          <w:p w14:paraId="1A2B3FAA" w14:textId="77777777" w:rsidR="00A1B2C3" w:rsidRDefault="00A1B2C3"/>
        </w:tc>
      </w:tr>
      <w:tr>
        <w:tc>
          <w:tcPr>
            <w:tcW w:w="1800" w:type="dxa"/>
          </w:tcPr>
          <w:p w14:paraId="1A2B3FAB" w14:textId="77777777" w:rsidR="00A1B2C3" w:rsidRDefault="00A1B2C3">
            <w:r w:rsidRPr="00C4D5E6">
              <w:rPr>
                <w:rFonts w:ascii="Times New Roman" w:hAnsi="Times New Roman" w:eastAsia="宋体"/>
                <w:sz w:val="24"/>
                <w:szCs w:val="24"/>
              </w:rPr>
              <w:t xml:space="preserve">Thrombocytopenia</w:t>
            </w:r>
          </w:p>
        </w:tc>
        <w:tc>
          <w:tcPr>
            <w:tcW w:w="1800" w:type="dxa"/>
          </w:tcPr>
          <w:p w14:paraId="1A2B3FAC" w14:textId="77777777" w:rsidR="00A1B2C3" w:rsidRDefault="00A1B2C3">
            <w:r w:rsidRPr="00C4D5E6">
              <w:rPr>
                <w:rFonts w:ascii="Times New Roman" w:hAnsi="Times New Roman" w:eastAsia="宋体"/>
                <w:sz w:val="24"/>
                <w:szCs w:val="24"/>
              </w:rPr>
              <w:t xml:space="preserve">Grade 1</w:t>
            </w:r>
          </w:p>
        </w:tc>
        <w:tc>
          <w:tcPr>
            <w:tcW w:w="1800" w:type="dxa"/>
          </w:tcPr>
          <w:p w14:paraId="1A2B3FAD" w14:textId="77777777" w:rsidR="00A1B2C3" w:rsidRDefault="00A1B2C3">
            <w:r w:rsidRPr="00C4D5E6">
              <w:rPr>
                <w:rFonts w:ascii="Times New Roman" w:hAnsi="Times New Roman" w:eastAsia="宋体"/>
                <w:sz w:val="24"/>
                <w:szCs w:val="24"/>
              </w:rPr>
              <w:t xml:space="preserve">3 (9.4)</w:t>
            </w:r>
          </w:p>
        </w:tc>
        <w:tc>
          <w:tcPr>
            <w:tcW w:w="1800" w:type="dxa"/>
          </w:tcPr>
          <w:p w14:paraId="1A2B3FAE" w14:textId="77777777" w:rsidR="00A1B2C3" w:rsidRDefault="00A1B2C3">
            <w:r w:rsidRPr="00C4D5E6">
              <w:rPr>
                <w:rFonts w:ascii="Times New Roman" w:hAnsi="Times New Roman" w:eastAsia="宋体"/>
                <w:sz w:val="24"/>
                <w:szCs w:val="24"/>
              </w:rPr>
              <w:t xml:space="preserve">20 (21.3)</w:t>
            </w:r>
          </w:p>
        </w:tc>
        <w:tc>
          <w:tcPr>
            <w:tcW w:w="1800" w:type="dxa"/>
          </w:tcPr>
          <w:p w14:paraId="1A2B3FAF" w14:textId="77777777" w:rsidR="00A1B2C3" w:rsidRDefault="00A1B2C3">
            <w:r w:rsidRPr="00C4D5E6">
              <w:rPr>
                <w:rFonts w:ascii="Times New Roman" w:hAnsi="Times New Roman" w:eastAsia="宋体"/>
                <w:sz w:val="24"/>
                <w:szCs w:val="24"/>
              </w:rPr>
              <w:t xml:space="preserve">0.087</w:t>
            </w:r>
          </w:p>
        </w:tc>
      </w:tr>
      <w:tr>
        <w:tc>
          <w:tcPr>
            <w:tcW w:w="1800" w:type="dxa"/>
          </w:tcPr>
          <w:p w14:paraId="1A2B3FB0" w14:textId="77777777" w:rsidR="00A1B2C3" w:rsidRDefault="00A1B2C3"/>
        </w:tc>
        <w:tc>
          <w:tcPr>
            <w:tcW w:w="1800" w:type="dxa"/>
          </w:tcPr>
          <w:p w14:paraId="1A2B3FB1" w14:textId="77777777" w:rsidR="00A1B2C3" w:rsidRDefault="00A1B2C3">
            <w:r w:rsidRPr="00C4D5E6">
              <w:rPr>
                <w:rFonts w:ascii="Times New Roman" w:hAnsi="Times New Roman" w:eastAsia="宋体"/>
                <w:sz w:val="24"/>
                <w:szCs w:val="24"/>
              </w:rPr>
              <w:t xml:space="preserve">Grade 2</w:t>
            </w:r>
          </w:p>
        </w:tc>
        <w:tc>
          <w:tcPr>
            <w:tcW w:w="1800" w:type="dxa"/>
          </w:tcPr>
          <w:p w14:paraId="1A2B3FB2" w14:textId="77777777" w:rsidR="00A1B2C3" w:rsidRDefault="00A1B2C3">
            <w:r w:rsidRPr="00C4D5E6">
              <w:rPr>
                <w:rFonts w:ascii="Times New Roman" w:hAnsi="Times New Roman" w:eastAsia="宋体"/>
                <w:sz w:val="24"/>
                <w:szCs w:val="24"/>
              </w:rPr>
              <w:t xml:space="preserve">0 (0)</w:t>
            </w:r>
          </w:p>
        </w:tc>
        <w:tc>
          <w:tcPr>
            <w:tcW w:w="1800" w:type="dxa"/>
          </w:tcPr>
          <w:p w14:paraId="1A2B3FB3" w14:textId="77777777" w:rsidR="00A1B2C3" w:rsidRDefault="00A1B2C3">
            <w:r w:rsidRPr="00C4D5E6">
              <w:rPr>
                <w:rFonts w:ascii="Times New Roman" w:hAnsi="Times New Roman" w:eastAsia="宋体"/>
                <w:sz w:val="24"/>
                <w:szCs w:val="24"/>
              </w:rPr>
              <w:t xml:space="preserve">3 (3.2)</w:t>
            </w:r>
          </w:p>
        </w:tc>
        <w:tc>
          <w:tcPr>
            <w:tcW w:w="1800" w:type="dxa"/>
          </w:tcPr>
          <w:p w14:paraId="1A2B3FB4" w14:textId="77777777" w:rsidR="00A1B2C3" w:rsidRDefault="00A1B2C3"/>
        </w:tc>
      </w:tr>
      <w:tr>
        <w:tc>
          <w:tcPr>
            <w:tcW w:w="1800" w:type="dxa"/>
          </w:tcPr>
          <w:p w14:paraId="1A2B3FB5" w14:textId="77777777" w:rsidR="00A1B2C3" w:rsidRDefault="00A1B2C3"/>
        </w:tc>
        <w:tc>
          <w:tcPr>
            <w:tcW w:w="1800" w:type="dxa"/>
          </w:tcPr>
          <w:p w14:paraId="1A2B3FB6" w14:textId="77777777" w:rsidR="00A1B2C3" w:rsidRDefault="00A1B2C3">
            <w:r w:rsidRPr="00C4D5E6">
              <w:rPr>
                <w:rFonts w:ascii="Times New Roman" w:hAnsi="Times New Roman" w:eastAsia="宋体"/>
                <w:sz w:val="24"/>
                <w:szCs w:val="24"/>
              </w:rPr>
              <w:t xml:space="preserve">Grade 3</w:t>
            </w:r>
          </w:p>
        </w:tc>
        <w:tc>
          <w:tcPr>
            <w:tcW w:w="1800" w:type="dxa"/>
          </w:tcPr>
          <w:p w14:paraId="1A2B3FB7" w14:textId="77777777" w:rsidR="00A1B2C3" w:rsidRDefault="00A1B2C3">
            <w:r w:rsidRPr="00C4D5E6">
              <w:rPr>
                <w:rFonts w:ascii="Times New Roman" w:hAnsi="Times New Roman" w:eastAsia="宋体"/>
                <w:sz w:val="24"/>
                <w:szCs w:val="24"/>
              </w:rPr>
              <w:t xml:space="preserve">1 (3.1)</w:t>
            </w:r>
          </w:p>
        </w:tc>
        <w:tc>
          <w:tcPr>
            <w:tcW w:w="1800" w:type="dxa"/>
          </w:tcPr>
          <w:p w14:paraId="1A2B3FB8" w14:textId="77777777" w:rsidR="00A1B2C3" w:rsidRDefault="00A1B2C3">
            <w:r w:rsidRPr="00C4D5E6">
              <w:rPr>
                <w:rFonts w:ascii="Times New Roman" w:hAnsi="Times New Roman" w:eastAsia="宋体"/>
                <w:sz w:val="24"/>
                <w:szCs w:val="24"/>
              </w:rPr>
              <w:t xml:space="preserve">4 (4.3)</w:t>
            </w:r>
          </w:p>
        </w:tc>
        <w:tc>
          <w:tcPr>
            <w:tcW w:w="1800" w:type="dxa"/>
          </w:tcPr>
          <w:p w14:paraId="1A2B3FB9" w14:textId="77777777" w:rsidR="00A1B2C3" w:rsidRDefault="00A1B2C3"/>
        </w:tc>
      </w:tr>
      <w:tr>
        <w:tc>
          <w:tcPr>
            <w:tcW w:w="1800" w:type="dxa"/>
          </w:tcPr>
          <w:p w14:paraId="1A2B3FBA" w14:textId="77777777" w:rsidR="00A1B2C3" w:rsidRDefault="00A1B2C3"/>
        </w:tc>
        <w:tc>
          <w:tcPr>
            <w:tcW w:w="1800" w:type="dxa"/>
          </w:tcPr>
          <w:p w14:paraId="1A2B3FBB" w14:textId="77777777" w:rsidR="00A1B2C3" w:rsidRDefault="00A1B2C3">
            <w:r w:rsidRPr="00C4D5E6">
              <w:rPr>
                <w:rFonts w:ascii="Times New Roman" w:hAnsi="Times New Roman" w:eastAsia="宋体"/>
                <w:sz w:val="24"/>
                <w:szCs w:val="24"/>
              </w:rPr>
              <w:t xml:space="preserve">Grade 4</w:t>
            </w:r>
          </w:p>
        </w:tc>
        <w:tc>
          <w:tcPr>
            <w:tcW w:w="1800" w:type="dxa"/>
          </w:tcPr>
          <w:p w14:paraId="1A2B3FBC" w14:textId="77777777" w:rsidR="00A1B2C3" w:rsidRDefault="00A1B2C3">
            <w:r w:rsidRPr="00C4D5E6">
              <w:rPr>
                <w:rFonts w:ascii="Times New Roman" w:hAnsi="Times New Roman" w:eastAsia="宋体"/>
                <w:sz w:val="24"/>
                <w:szCs w:val="24"/>
              </w:rPr>
              <w:t xml:space="preserve">0 (0)</w:t>
            </w:r>
          </w:p>
        </w:tc>
        <w:tc>
          <w:tcPr>
            <w:tcW w:w="1800" w:type="dxa"/>
          </w:tcPr>
          <w:p w14:paraId="1A2B3FBD" w14:textId="77777777" w:rsidR="00A1B2C3" w:rsidRDefault="00A1B2C3">
            <w:r w:rsidRPr="00C4D5E6">
              <w:rPr>
                <w:rFonts w:ascii="Times New Roman" w:hAnsi="Times New Roman" w:eastAsia="宋体"/>
                <w:sz w:val="24"/>
                <w:szCs w:val="24"/>
              </w:rPr>
              <w:t xml:space="preserve">0 (0)</w:t>
            </w:r>
          </w:p>
        </w:tc>
        <w:tc>
          <w:tcPr>
            <w:tcW w:w="1800" w:type="dxa"/>
          </w:tcPr>
          <w:p w14:paraId="1A2B3FBE" w14:textId="77777777" w:rsidR="00A1B2C3" w:rsidRDefault="00A1B2C3"/>
        </w:tc>
      </w:tr>
      <w:tr>
        <w:tc>
          <w:tcPr>
            <w:tcW w:w="1800" w:type="dxa"/>
          </w:tcPr>
          <w:p w14:paraId="1A2B3FBF" w14:textId="77777777" w:rsidR="00A1B2C3" w:rsidRDefault="00A1B2C3"/>
        </w:tc>
        <w:tc>
          <w:tcPr>
            <w:tcW w:w="1800" w:type="dxa"/>
          </w:tcPr>
          <w:p w14:paraId="1A2B3FC0" w14:textId="77777777" w:rsidR="00A1B2C3" w:rsidRDefault="00A1B2C3">
            <w:r w:rsidRPr="00C4D5E6">
              <w:rPr>
                <w:rFonts w:ascii="Times New Roman" w:hAnsi="Times New Roman" w:eastAsia="宋体"/>
                <w:sz w:val="24"/>
                <w:szCs w:val="24"/>
              </w:rPr>
              <w:t xml:space="preserve">Total</w:t>
            </w:r>
          </w:p>
        </w:tc>
        <w:tc>
          <w:tcPr>
            <w:tcW w:w="1800" w:type="dxa"/>
          </w:tcPr>
          <w:p w14:paraId="1A2B3FC1" w14:textId="77777777" w:rsidR="00A1B2C3" w:rsidRDefault="00A1B2C3">
            <w:r w:rsidRPr="00C4D5E6">
              <w:rPr>
                <w:rFonts w:ascii="Times New Roman" w:hAnsi="Times New Roman" w:eastAsia="宋体"/>
                <w:sz w:val="24"/>
                <w:szCs w:val="24"/>
              </w:rPr>
              <w:t xml:space="preserve">4 (12.5)</w:t>
            </w:r>
          </w:p>
        </w:tc>
        <w:tc>
          <w:tcPr>
            <w:tcW w:w="1800" w:type="dxa"/>
          </w:tcPr>
          <w:p w14:paraId="1A2B3FC2" w14:textId="77777777" w:rsidR="00A1B2C3" w:rsidRDefault="00A1B2C3">
            <w:r w:rsidRPr="00C4D5E6">
              <w:rPr>
                <w:rFonts w:ascii="Times New Roman" w:hAnsi="Times New Roman" w:eastAsia="宋体"/>
                <w:sz w:val="24"/>
                <w:szCs w:val="24"/>
              </w:rPr>
              <w:t xml:space="preserve">27 (28.7)</w:t>
            </w:r>
          </w:p>
        </w:tc>
        <w:tc>
          <w:tcPr>
            <w:tcW w:w="1800" w:type="dxa"/>
          </w:tcPr>
          <w:p w14:paraId="1A2B3FC3" w14:textId="77777777" w:rsidR="00A1B2C3" w:rsidRDefault="00A1B2C3"/>
        </w:tc>
      </w:tr>
      <w:tr>
        <w:tc>
          <w:tcPr>
            <w:tcW w:w="1800" w:type="dxa"/>
          </w:tcPr>
          <w:p w14:paraId="1A2B3FC4" w14:textId="77777777" w:rsidR="00A1B2C3" w:rsidRDefault="00A1B2C3">
            <w:r w:rsidRPr="00C4D5E6">
              <w:rPr>
                <w:rFonts w:ascii="Times New Roman" w:hAnsi="Times New Roman" w:eastAsia="宋体"/>
                <w:sz w:val="24"/>
                <w:szCs w:val="24"/>
              </w:rPr>
              <w:t xml:space="preserve">Hypoalbuminema</w:t>
            </w:r>
          </w:p>
        </w:tc>
        <w:tc>
          <w:tcPr>
            <w:tcW w:w="1800" w:type="dxa"/>
          </w:tcPr>
          <w:p w14:paraId="1A2B3FC5" w14:textId="77777777" w:rsidR="00A1B2C3" w:rsidRDefault="00A1B2C3">
            <w:r w:rsidRPr="00C4D5E6">
              <w:rPr>
                <w:rFonts w:ascii="Times New Roman" w:hAnsi="Times New Roman" w:eastAsia="宋体"/>
                <w:sz w:val="24"/>
                <w:szCs w:val="24"/>
              </w:rPr>
              <w:t xml:space="preserve">Grade 1</w:t>
            </w:r>
          </w:p>
        </w:tc>
        <w:tc>
          <w:tcPr>
            <w:tcW w:w="1800" w:type="dxa"/>
          </w:tcPr>
          <w:p w14:paraId="1A2B3FC6" w14:textId="77777777" w:rsidR="00A1B2C3" w:rsidRDefault="00A1B2C3">
            <w:r w:rsidRPr="00C4D5E6">
              <w:rPr>
                <w:rFonts w:ascii="Times New Roman" w:hAnsi="Times New Roman" w:eastAsia="宋体"/>
                <w:sz w:val="24"/>
                <w:szCs w:val="24"/>
              </w:rPr>
              <w:t xml:space="preserve">12 (37.5)</w:t>
            </w:r>
          </w:p>
        </w:tc>
        <w:tc>
          <w:tcPr>
            <w:tcW w:w="1800" w:type="dxa"/>
          </w:tcPr>
          <w:p w14:paraId="1A2B3FC7" w14:textId="77777777" w:rsidR="00A1B2C3" w:rsidRDefault="00A1B2C3">
            <w:r w:rsidRPr="00C4D5E6">
              <w:rPr>
                <w:rFonts w:ascii="Times New Roman" w:hAnsi="Times New Roman" w:eastAsia="宋体"/>
                <w:sz w:val="24"/>
                <w:szCs w:val="24"/>
              </w:rPr>
              <w:t xml:space="preserve">14 (14.9)</w:t>
            </w:r>
          </w:p>
        </w:tc>
        <w:tc>
          <w:tcPr>
            <w:tcW w:w="1800" w:type="dxa"/>
          </w:tcPr>
          <w:p w14:paraId="1A2B3FC8" w14:textId="77777777" w:rsidR="00A1B2C3" w:rsidRDefault="00A1B2C3">
            <w:r w:rsidRPr="00C4D5E6">
              <w:rPr>
                <w:rFonts w:ascii="Times New Roman" w:hAnsi="Times New Roman" w:eastAsia="宋体"/>
                <w:sz w:val="24"/>
                <w:szCs w:val="24"/>
              </w:rPr>
              <w:t xml:space="preserve">0.382</w:t>
            </w:r>
          </w:p>
        </w:tc>
      </w:tr>
      <w:tr>
        <w:tc>
          <w:tcPr>
            <w:tcW w:w="1800" w:type="dxa"/>
          </w:tcPr>
          <w:p w14:paraId="1A2B3FC9" w14:textId="77777777" w:rsidR="00A1B2C3" w:rsidRDefault="00A1B2C3"/>
        </w:tc>
        <w:tc>
          <w:tcPr>
            <w:tcW w:w="1800" w:type="dxa"/>
          </w:tcPr>
          <w:p w14:paraId="1A2B3FCA" w14:textId="77777777" w:rsidR="00A1B2C3" w:rsidRDefault="00A1B2C3">
            <w:r w:rsidRPr="00C4D5E6">
              <w:rPr>
                <w:rFonts w:ascii="Times New Roman" w:hAnsi="Times New Roman" w:eastAsia="宋体"/>
                <w:sz w:val="24"/>
                <w:szCs w:val="24"/>
              </w:rPr>
              <w:t xml:space="preserve">Grade 2</w:t>
            </w:r>
          </w:p>
        </w:tc>
        <w:tc>
          <w:tcPr>
            <w:tcW w:w="1800" w:type="dxa"/>
          </w:tcPr>
          <w:p w14:paraId="1A2B3FCB" w14:textId="77777777" w:rsidR="00A1B2C3" w:rsidRDefault="00A1B2C3">
            <w:r w:rsidRPr="00C4D5E6">
              <w:rPr>
                <w:rFonts w:ascii="Times New Roman" w:hAnsi="Times New Roman" w:eastAsia="宋体"/>
                <w:sz w:val="24"/>
                <w:szCs w:val="24"/>
              </w:rPr>
              <w:t xml:space="preserve">0 (0)</w:t>
            </w:r>
          </w:p>
        </w:tc>
        <w:tc>
          <w:tcPr>
            <w:tcW w:w="1800" w:type="dxa"/>
          </w:tcPr>
          <w:p w14:paraId="1A2B3FCC" w14:textId="77777777" w:rsidR="00A1B2C3" w:rsidRDefault="00A1B2C3">
            <w:r w:rsidRPr="00C4D5E6">
              <w:rPr>
                <w:rFonts w:ascii="Times New Roman" w:hAnsi="Times New Roman" w:eastAsia="宋体"/>
                <w:sz w:val="24"/>
                <w:szCs w:val="24"/>
              </w:rPr>
              <w:t xml:space="preserve">2 (2.1)</w:t>
            </w:r>
          </w:p>
        </w:tc>
        <w:tc>
          <w:tcPr>
            <w:tcW w:w="1800" w:type="dxa"/>
          </w:tcPr>
          <w:p w14:paraId="1A2B3FCD" w14:textId="77777777" w:rsidR="00A1B2C3" w:rsidRDefault="00A1B2C3"/>
        </w:tc>
      </w:tr>
      <w:tr>
        <w:tc>
          <w:tcPr>
            <w:tcW w:w="1800" w:type="dxa"/>
          </w:tcPr>
          <w:p w14:paraId="1A2B3FCE" w14:textId="77777777" w:rsidR="00A1B2C3" w:rsidRDefault="00A1B2C3"/>
        </w:tc>
        <w:tc>
          <w:tcPr>
            <w:tcW w:w="1800" w:type="dxa"/>
          </w:tcPr>
          <w:p w14:paraId="1A2B3FCF" w14:textId="77777777" w:rsidR="00A1B2C3" w:rsidRDefault="00A1B2C3">
            <w:r w:rsidRPr="00C4D5E6">
              <w:rPr>
                <w:rFonts w:ascii="Times New Roman" w:hAnsi="Times New Roman" w:eastAsia="宋体"/>
                <w:sz w:val="24"/>
                <w:szCs w:val="24"/>
              </w:rPr>
              <w:t xml:space="preserve">Grade 3</w:t>
            </w:r>
          </w:p>
        </w:tc>
        <w:tc>
          <w:tcPr>
            <w:tcW w:w="1800" w:type="dxa"/>
          </w:tcPr>
          <w:p w14:paraId="1A2B3FD0" w14:textId="77777777" w:rsidR="00A1B2C3" w:rsidRDefault="00A1B2C3">
            <w:r w:rsidRPr="00C4D5E6">
              <w:rPr>
                <w:rFonts w:ascii="Times New Roman" w:hAnsi="Times New Roman" w:eastAsia="宋体"/>
                <w:sz w:val="24"/>
                <w:szCs w:val="24"/>
              </w:rPr>
              <w:t xml:space="preserve">0 (0)</w:t>
            </w:r>
          </w:p>
        </w:tc>
        <w:tc>
          <w:tcPr>
            <w:tcW w:w="1800" w:type="dxa"/>
          </w:tcPr>
          <w:p w14:paraId="1A2B3FD1" w14:textId="77777777" w:rsidR="00A1B2C3" w:rsidRDefault="00A1B2C3">
            <w:r w:rsidRPr="00C4D5E6">
              <w:rPr>
                <w:rFonts w:ascii="Times New Roman" w:hAnsi="Times New Roman" w:eastAsia="宋体"/>
                <w:sz w:val="24"/>
                <w:szCs w:val="24"/>
              </w:rPr>
              <w:t xml:space="preserve">0 (0)</w:t>
            </w:r>
          </w:p>
        </w:tc>
        <w:tc>
          <w:tcPr>
            <w:tcW w:w="1800" w:type="dxa"/>
          </w:tcPr>
          <w:p w14:paraId="1A2B3FD2" w14:textId="77777777" w:rsidR="00A1B2C3" w:rsidRDefault="00A1B2C3"/>
        </w:tc>
      </w:tr>
      <w:tr>
        <w:tc>
          <w:tcPr>
            <w:tcW w:w="1800" w:type="dxa"/>
          </w:tcPr>
          <w:p w14:paraId="1A2B3FD3" w14:textId="77777777" w:rsidR="00A1B2C3" w:rsidRDefault="00A1B2C3"/>
        </w:tc>
        <w:tc>
          <w:tcPr>
            <w:tcW w:w="1800" w:type="dxa"/>
          </w:tcPr>
          <w:p w14:paraId="1A2B3FD4" w14:textId="77777777" w:rsidR="00A1B2C3" w:rsidRDefault="00A1B2C3">
            <w:r w:rsidRPr="00C4D5E6">
              <w:rPr>
                <w:rFonts w:ascii="Times New Roman" w:hAnsi="Times New Roman" w:eastAsia="宋体"/>
                <w:sz w:val="24"/>
                <w:szCs w:val="24"/>
              </w:rPr>
              <w:t xml:space="preserve">Grade 4</w:t>
            </w:r>
          </w:p>
        </w:tc>
        <w:tc>
          <w:tcPr>
            <w:tcW w:w="1800" w:type="dxa"/>
          </w:tcPr>
          <w:p w14:paraId="1A2B3FD5" w14:textId="77777777" w:rsidR="00A1B2C3" w:rsidRDefault="00A1B2C3">
            <w:r w:rsidRPr="00C4D5E6">
              <w:rPr>
                <w:rFonts w:ascii="Times New Roman" w:hAnsi="Times New Roman" w:eastAsia="宋体"/>
                <w:sz w:val="24"/>
                <w:szCs w:val="24"/>
              </w:rPr>
              <w:t xml:space="preserve">0 (0)</w:t>
            </w:r>
          </w:p>
        </w:tc>
        <w:tc>
          <w:tcPr>
            <w:tcW w:w="1800" w:type="dxa"/>
          </w:tcPr>
          <w:p w14:paraId="1A2B3FD6" w14:textId="77777777" w:rsidR="00A1B2C3" w:rsidRDefault="00A1B2C3">
            <w:r w:rsidRPr="00C4D5E6">
              <w:rPr>
                <w:rFonts w:ascii="Times New Roman" w:hAnsi="Times New Roman" w:eastAsia="宋体"/>
                <w:sz w:val="24"/>
                <w:szCs w:val="24"/>
              </w:rPr>
              <w:t xml:space="preserve">0 (0)</w:t>
            </w:r>
          </w:p>
        </w:tc>
        <w:tc>
          <w:tcPr>
            <w:tcW w:w="1800" w:type="dxa"/>
          </w:tcPr>
          <w:p w14:paraId="1A2B3FD7" w14:textId="77777777" w:rsidR="00A1B2C3" w:rsidRDefault="00A1B2C3"/>
        </w:tc>
      </w:tr>
      <w:tr>
        <w:tc>
          <w:tcPr>
            <w:tcW w:w="1800" w:type="dxa"/>
          </w:tcPr>
          <w:p w14:paraId="1A2B3FD8" w14:textId="77777777" w:rsidR="00A1B2C3" w:rsidRDefault="00A1B2C3"/>
        </w:tc>
        <w:tc>
          <w:tcPr>
            <w:tcW w:w="1800" w:type="dxa"/>
          </w:tcPr>
          <w:p w14:paraId="1A2B3FD9" w14:textId="77777777" w:rsidR="00A1B2C3" w:rsidRDefault="00A1B2C3">
            <w:r w:rsidRPr="00C4D5E6">
              <w:rPr>
                <w:rFonts w:ascii="Times New Roman" w:hAnsi="Times New Roman" w:eastAsia="宋体"/>
                <w:sz w:val="24"/>
                <w:szCs w:val="24"/>
              </w:rPr>
              <w:t xml:space="preserve">Total</w:t>
            </w:r>
          </w:p>
        </w:tc>
        <w:tc>
          <w:tcPr>
            <w:tcW w:w="1800" w:type="dxa"/>
          </w:tcPr>
          <w:p w14:paraId="1A2B3FDA" w14:textId="77777777" w:rsidR="00A1B2C3" w:rsidRDefault="00A1B2C3">
            <w:r w:rsidRPr="00C4D5E6">
              <w:rPr>
                <w:rFonts w:ascii="Times New Roman" w:hAnsi="Times New Roman" w:eastAsia="宋体"/>
                <w:sz w:val="24"/>
                <w:szCs w:val="24"/>
              </w:rPr>
              <w:t xml:space="preserve">12 (37.5)</w:t>
            </w:r>
          </w:p>
        </w:tc>
        <w:tc>
          <w:tcPr>
            <w:tcW w:w="1800" w:type="dxa"/>
          </w:tcPr>
          <w:p w14:paraId="1A2B3FDB" w14:textId="77777777" w:rsidR="00A1B2C3" w:rsidRDefault="00A1B2C3">
            <w:r w:rsidRPr="00C4D5E6">
              <w:rPr>
                <w:rFonts w:ascii="Times New Roman" w:hAnsi="Times New Roman" w:eastAsia="宋体"/>
                <w:sz w:val="24"/>
                <w:szCs w:val="24"/>
              </w:rPr>
              <w:t xml:space="preserve">16 (17.0)</w:t>
            </w:r>
          </w:p>
        </w:tc>
        <w:tc>
          <w:tcPr>
            <w:tcW w:w="1800" w:type="dxa"/>
          </w:tcPr>
          <w:p w14:paraId="1A2B3FDC" w14:textId="77777777" w:rsidR="00A1B2C3" w:rsidRDefault="00A1B2C3"/>
        </w:tc>
      </w:tr>
    </w:tbl>
    <w:p w14:paraId="1A2B3FDD"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DE" w14:textId="77777777" w:rsidR="00A1B2C3" w:rsidRDefault="00A1B2C3">
      <w:pPr>
        <w:pStyle w:val="Heading2"/>
      </w:pPr>
      <w:r w:rsidRPr="00C4D5E6">
        <w:rPr>
          <w:rFonts w:ascii="Times New Roman" w:hAnsi="Times New Roman" w:eastAsia="宋体"/>
          <w:sz w:val="24"/>
          <w:szCs w:val="24"/>
        </w:rPr>
        <w:t xml:space="preserve">Discussion</w:t>
      </w:r>
    </w:p>
    <w:p w14:paraId="1A2B3FDF" w14:textId="77777777" w:rsidR="00A1B2C3" w:rsidRDefault="00A1B2C3">
      <w:pPr>
        <w:spacing w:line="480" w:lineRule="auto"/>
        <w:ind w:firstLine="480"/>
        <w:jc w:val="both"/>
      </w:pPr>
      <w:r w:rsidRPr="00C4D5E6">
        <w:rPr>
          <w:rFonts w:ascii="Times New Roman" w:hAnsi="Times New Roman" w:eastAsia="宋体"/>
          <w:sz w:val="24"/>
          <w:szCs w:val="24"/>
        </w:rPr>
        <w:t xml:space="preserve">In the present study, we retrospectively investigated the clinical characteristics and prognosis of patients with T4 stage ESCC who were downstaged after neo-CRT. We found that patients in the CRT-S group had longer overall survival (OS, not available vs. 20.37 months) and progression-free survival (PFS, 21.0 vs. 8.6 months) than those in the D-CRT group. In addition, treatment option was an independent predictor for PFS. In the present report, the median OS of the CRT-S group was not available at the data cutoff (37.6 months median follow-up time). However, our findings showed that the 24-month OS rate was 69.4%.</w:t>
      </w:r>
    </w:p>
    <w:p w14:paraId="1A2B3FE0" w14:textId="77777777" w:rsidR="00A1B2C3" w:rsidRDefault="00A1B2C3">
      <w:pPr>
        <w:spacing w:line="480" w:lineRule="auto"/>
        <w:ind w:firstLine="480"/>
        <w:jc w:val="both"/>
      </w:pPr>
      <w:r w:rsidRPr="00C4D5E6">
        <w:rPr>
          <w:rFonts w:ascii="Times New Roman" w:hAnsi="Times New Roman" w:eastAsia="宋体"/>
          <w:sz w:val="24"/>
          <w:szCs w:val="24"/>
        </w:rPr>
        <w:t xml:space="preserve">The therapeutic strategy for locally advanced inoperable ESCC is controversial because the outcome differs among institutions [[3], [6], [9]–[12]]. For locally advanced inoperable ESCC, although concurrent chemoradiotherapy (CCRT) is recommended [[13]–[15]], neo-CRT is usually performed [[10], [16]]. Real-world data reported neoadjuvant chemoradiotherapy (44.9%) and definitive chemoradiotherapy (36.0%); however, 27.9% of patients undergoing neoadjuvant chemoradiotherapy did not receive planned esophagectomy [[17]]. In retrospective studies of T4b EC, patients who underwent surgical-based therapy had the longest median OS. However, the grouping was not random. Well-selected responders to chemotherapy (CMT) and/or radiotherapy (RT) may be able to undergo resection and numerically prolong survival, but patient selection remains paramount [[18], [19]]. The median OS in the CMT, RT and surgery-based therapy groups was 6.0, 12.7, and 43.9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respectively. Nonsurgical treatment was associated with poorer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A similar problem also existed in a study from Japan. A small sample study from Japan reported that the OS of T4b EC patients who underwent DCF-RT was 50% at 3 years compared to 37.5% for all T4b patients [[18]]. The mean interval was 17 months compared to 14.3 months for all included T4b patients. The 5-year survival rate was 19% in the D-CRT group [[20], [21]].</w:t>
      </w:r>
    </w:p>
    <w:p w14:paraId="1A2B3FE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some studies showed negative results. A study from Japan enrolled 71 patients with T4 EC with tracheobronchial invasion (TBI); 58 underwent dCRT, and 13 underwent iCRT-S. There was no significant difference between the dCRT and iCRT-S groups. Clinical LN negativity and later treatment period were significantly good prognostic factors for T4 EC with TBI [[10]]. The median survival times (MSTs) of patients with locally advanced esophageal cancer with adjacent organ invasion after definitive CRT, bypass surgery plus CRT and CRT followed by esophagectomy were 10.4, 11.0 and 16.4 months, respectively; MST did not differ significantly between patients [[22]]. To our knowledge, our study is the first to compare CRT-S and D-CRT in locally advanced inoperable ESCC patients who were downstaged after neo-CRT. The choice of the 8 patients from a single-arm, single-center, investigator-initiated, exploratory, phase II clinical study (ClinicalTrials.gov NCT04137679) was randomly made according to the random system. For the rest of the 98 cases, doctors provided the two possibilities of treatment ways equally and patients and doctors made the final decision together. It is a basic principle to respect the patients right of consent. After propensity score matching (PSM), no significant differences between the CRT-S and D-CRT groups were observed in the patient characteristics. Although we acknowledge the limitations of retrospective studies, surgery after neo-CRT may probably improve survival and decrease recurrence compared with D-CRT for locally advanced inoperable ESCC patients who are downstaged after neo-CRT.</w:t>
      </w:r>
    </w:p>
    <w:p w14:paraId="1A2B3FE2" w14:textId="77777777" w:rsidR="00A1B2C3" w:rsidRDefault="00A1B2C3">
      <w:pPr>
        <w:spacing w:line="480" w:lineRule="auto"/>
        <w:ind w:firstLine="480"/>
        <w:jc w:val="both"/>
      </w:pPr>
      <w:r w:rsidRPr="00C4D5E6">
        <w:rPr>
          <w:rFonts w:ascii="Times New Roman" w:hAnsi="Times New Roman" w:eastAsia="宋体"/>
          <w:sz w:val="24"/>
          <w:szCs w:val="24"/>
        </w:rPr>
        <w:t xml:space="preserve">The first failure sites were categorized as local, regional nodal, or distant. In previous studies of locally advanced esophageal cancer patients who underwent chemoradiation followed by esophagectomy, the rates were 4.5–67% local, 10–57.9% regional nodal, and 21–32% distant failures [[23]–[26]]. Local failure was correlated with fewer lymph nodes (LNs) assessed and close/positive margins. Regional nodal failure was correlated with fewer LNs assessed and larger pretreatment tumor size. Distant recurrence was correlated with higher pathologic nodal stage, ulceration, perineural invasion, residual disease, and higher posttreatment PET SUV max. Patients with a pathologic complete response were less likely to experience distant recurrence [[24]]. In our study, all cases were evaluated as down staged to operable by CT, endoscopy and upper gastrointestinal contrast. Most cases in the CRT-S group had distant metastasis (8/32, 25.0%), and the local progression rate was 3.1% (1/32). The low local progression rate may be partially related to a high pathological complete response (pCR) rate (37.5%, 12/32), fewer lymph nodes (N0, 23/32; N1, 3/32; N2, 4/32; N3, 0/32), high negative margin rate (32/32, 100%) and high R0 resection rate (30/32, 93.75%) [[24]]. In the D-CRT group, the distant metastasis rate was only 16.2% (12/74). Most patients in the D-CRT group had local progression (27/74, 36.5%), 6 of whom were complicated with esophageal fistula, and 2 of whom had massive hemorrhage (Table 5). Our data indicated that CRT-S reduced the local recurrence rate and the incidence of esophageal fistula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0.097) and massive hemorrhage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0.348), which was partially consistent with previous studies [[3], [27]].</w:t>
      </w:r>
    </w:p>
    <w:p w14:paraId="1A2B3FE3" w14:textId="77777777" w:rsidR="00A1B2C3" w:rsidRDefault="00A1B2C3">
      <w:pPr>
        <w:spacing w:line="480" w:lineRule="auto"/>
        <w:ind w:firstLine="480"/>
        <w:jc w:val="both"/>
      </w:pPr>
      <w:r w:rsidRPr="00C4D5E6">
        <w:rPr>
          <w:rFonts w:ascii="Times New Roman" w:hAnsi="Times New Roman" w:eastAsia="宋体"/>
          <w:sz w:val="24"/>
          <w:szCs w:val="24"/>
        </w:rPr>
        <w:t xml:space="preserve">In a randomized study comparing D-CRT and CRT-S for patients with locally advanced operable esophageal carcinoma, preoperative chemoradiotherapy improved survival among patients with potentially curable esophageal or esophagogastric junction cancer. The regimen was associated with acceptable adverse event rates [[28]–[30]]. Some studies discussed the therapeutic options of T4b EC; although CRT-S improved the survival rate, perioperative complications were also increased. Anastomotic leakage after surgery was 25%, the recurrent laryngeal nerve paralysis rate was approximately 50% [[21]], the reoperation rate was approximately 7.7% [[23]], and the operative mortality was 5–23.4% [[25]]. In the present study, all adverse events were no more than grade 3 and manageable. Leukocytopenia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in the CRT-S group was lower than those in the D-CRT group. Although there were no differences of statistics in neutrophilic granulopenia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0.58), thrombocytopenia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0.087) and radiation esophagitis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0.080) in the CRT-S and D-CRT group, grade 3 radiation esophagitis incidence was lower in the CRT-S group than the D-CRT group. In the CRT-S group, anastomotic leakage, post thoracotomy pulmonary infection and operative mortality were lower than those in previous reports in patients with advanced ESCC (Table 5) [[20], [21], [23], [25]].</w:t>
      </w:r>
    </w:p>
    <w:p w14:paraId="1A2B3FE4" w14:textId="77777777" w:rsidR="00A1B2C3" w:rsidRDefault="00A1B2C3">
      <w:pPr>
        <w:pStyle w:val="Heading2"/>
      </w:pPr>
      <w:r w:rsidRPr="00C4D5E6">
        <w:rPr>
          <w:rFonts w:ascii="Times New Roman" w:hAnsi="Times New Roman" w:eastAsia="宋体"/>
          <w:sz w:val="24"/>
          <w:szCs w:val="24"/>
        </w:rPr>
        <w:t xml:space="preserve">Conclusions</w:t>
      </w:r>
    </w:p>
    <w:p w14:paraId="1A2B3FE5"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has demonstrated that CRT-S was superior to D-CRT for T4 ESCC patients who were downstaged by neo-CRT with respect to longer OS and PFS. However, the present study did have several limitations. First, this was a retrospective study from a single institution. Second, half of the patients included in the study were staged as T4 by CT imaging and not by endoscopy. Furthermore, the number of patients included in the study was small. Randomized controlled trials involving large population samples are needed to define the standard treatment for T4 esophageal cancer.</w:t>
      </w:r>
    </w:p>
    <w:p w14:paraId="1A2B3FE6" w14:textId="77777777" w:rsidR="00A1B2C3" w:rsidRDefault="00A1B2C3">
      <w:pPr>
        <w:pStyle w:val="Heading2"/>
      </w:pPr>
      <w:r w:rsidRPr="00C4D5E6">
        <w:rPr>
          <w:rFonts w:ascii="Times New Roman" w:hAnsi="Times New Roman" w:eastAsia="宋体"/>
          <w:sz w:val="24"/>
          <w:szCs w:val="24"/>
        </w:rPr>
        <w:t xml:space="preserve">References</w:t>
      </w:r>
    </w:p>
    <w:p w14:paraId="1A2B3FE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Siegel RL, Miller KD, Jemal A. Cancer statistics, 2019. CA Cancer J Clin. 2019;69(1):7-34. doi:10.3322/caac.21551</w:t>
      </w:r>
    </w:p>
    <w:p w14:paraId="1A2B3FE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Liang H, Fan JH, Qiao YL. Epidemiology, etiology, and prevention of esophageal squamous cell carcinoma in China. Cancer Biol Med. 2017;14(1):33-41. doi:10.20892/j.issn.2095-3941.2016.0093</w:t>
      </w:r>
    </w:p>
    <w:p w14:paraId="1A2B3FE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Doki Y. Treatment of T4 esophageal cancer: Definitive chemo-radiotherapy vs chemo-radiotherapy followed by surgery. Ann Thorac Cardiovasc Surg. 2011;17(3):221. doi:10.5761/atcs.ra.11.01676</w:t>
      </w:r>
    </w:p>
    <w:p w14:paraId="1A2B3FE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Akutsu Y, Matsubara H. Chemoradiotherapy and surgery for T4 esophageal cancer in Japan. Surg Today. 2015;45(11):1360-1365. doi:10.1007/s00595-015-1116-4</w:t>
      </w:r>
    </w:p>
    <w:p w14:paraId="1A2B3FE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Zhong H. T4 esophageal cancer treated with radical resection. Panminerva Med. 2019;61(4):509-511. doi:10.23736/s0031-0808.19.03622-x</w:t>
      </w:r>
    </w:p>
    <w:p w14:paraId="1A2B3FE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Treatment and clinical outcome of clinical T4 esophageal cancer: a systematic review. Ann Gastroenterol Surg. 2019;3(2):169-180. doi:10.1002/ags3.12222</w:t>
      </w:r>
    </w:p>
    <w:p w14:paraId="1A2B3FE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Esophageal and esophagogastric junction cancers, version 2.2019, NCCN clinical practice guidelines in oncology. J Natl Compr Canc Netw. 2019;17(7):855-883. doi:10.6004/jnccn.2019.0033</w:t>
      </w:r>
    </w:p>
    <w:p w14:paraId="1A2B3FE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Qian D. Tumor remission and tumor-infiltrating lymphocytes during chemoradiation therapy: predictive and prognostic markers in locally advanced esophageal squamous cell carcinoma. Int J Radiat Oncol Biol Phys. 2019;105(2):319-328. doi:10.1016/j.ijrobp.2019.06.079</w:t>
      </w:r>
    </w:p>
    <w:p w14:paraId="1A2B3FE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Stahl M. Chemoradiation with and without surgery in patients with locally advanced squamous cell carcinoma of the esophagus. J Clin Oncol. 2005;23(10):2310-2317. doi:10.1200/JCO.2005.00.034</w:t>
      </w:r>
    </w:p>
    <w:p w14:paraId="1A2B3FF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Yamaguchi S. Long-Term outcome of definitive chemoradiotherapy and induction chemoradiotherapy followed by surgery for T4 esophageal cancer with tracheobronchial Invasion. Ann Surg Oncol. 2018;25(11):3280-3287. doi:10.1245/s10434-018-6656-6</w:t>
      </w:r>
    </w:p>
    <w:p w14:paraId="1A2B3FF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Prospective non-randomized trial comparing esophagectomy-followed-by-chemoradiotherapy versus chemoradiotherapy-followed-by-esophagectomy for T4 esophageal cancers. J Surg Oncol. 2005. doi:10.1002/jso.20259</w:t>
      </w:r>
    </w:p>
    <w:p w14:paraId="1A2B3FF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Esophagectomy: is it necessary after chemoradiotherapy for a locally advanced T4 esophageal cancer? Prospective nonrandomized trial comparing chemoradiotherapy with surgery versus without surgery. World J Surg. 2005;29(1):25-30. doi:10.1007/s00268-004-7590-2</w:t>
      </w:r>
    </w:p>
    <w:p w14:paraId="1A2B3FF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Outcomes of concurrent chemoradiotherapy versus chemotherapy alone for stage IV esophageal squamous cell carcinoma: a retrospective controlled study. Radiat Oncol. 2018;13(1):233. doi:10.1186/s13014-018-1183-y</w:t>
      </w:r>
    </w:p>
    <w:p w14:paraId="1A2B3FF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Ohkura Y. Prognostic factors and appropriate lymph node dissection in salvage esophagectomy for locally advanced T4 esophageal Cancer. Ann Surg Oncol. 2019;26(1):209-216. doi:10.1245/s10434-018-7074-5</w:t>
      </w:r>
    </w:p>
    <w:p w14:paraId="1A2B3FF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Matsuda S. Definitive chemoradiotherapy with simultaneous integrated boost of radiotherapy dose for T4 esophageal cancer-will it stand for a standard treatment?. J Thorac Dis. 2019;11(12):5682-5684. doi:10.21037/jtd.2019.12.59</w:t>
      </w:r>
    </w:p>
    <w:p w14:paraId="1A2B3FF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Akiyama Y. Safety of thoracoscopic esophagectomy after induction chemotherapy for locally advanced unresectable esophageal squamous cell carcinoma. Asian J Endosc Surg. 2020;13(2):152-159. doi:10.1111/ases.12731</w:t>
      </w:r>
    </w:p>
    <w:p w14:paraId="1A2B3FF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Hsu PK. Treatment patterns and outcomes in patients with esophageal cancer: an analysis of a multidisciplinary tumor board database. Ann Surg Oncol. 2021. doi:10.1245/s10434-021-10568-z</w:t>
      </w:r>
    </w:p>
    <w:p w14:paraId="1A2B3FF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Cushman TR. Management of unresectable t4b esophageal cancer: practice patterns and outcomes from the national cancer data Base. Am J Clin Oncol. 2019;42(2):154-159. doi:10.1097/coc.0000000000000499</w:t>
      </w:r>
    </w:p>
    <w:p w14:paraId="1A2B3FF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Nakamura T. Chemoradiotherapy with and without esophagectomy for advanced esophageal cancer. Hepatogastroenterology. 2006;53(71):705-709.</w:t>
      </w:r>
    </w:p>
    <w:p w14:paraId="1A2B3FF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Anderegg MCJ. Feasibility of extended chemoradiotherapy plus surgery for patients with cT4b esophageal carcinoma. Eur J Surg Oncol. 2020;46(4Pt A):626-631. doi:10.1016/j.ejso.2019.10.023</w:t>
      </w:r>
    </w:p>
    <w:p w14:paraId="1A2B3FF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Hashimoto M. Induction chemoradiotherapy including docetaxel, cisplatin, and 5-fluorouracil for locally advanced esophageal cancer. Esophagus. 2020;17(2):127-134. doi:10.1007/s10388-019-00709-5</w:t>
      </w:r>
    </w:p>
    <w:p w14:paraId="1A2B3FF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Hamai Y. Treatment outcomes and prognostic factors for thoracic esophageal cancer with clinical evidence of adjacent organ invasion. Anticancer Res. 2013;33(8):3495-3502.</w:t>
      </w:r>
    </w:p>
    <w:p w14:paraId="1A2B3FF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Morita M. Clinical significance of chemoradiotherapy and surgical resection for cT4 esophageal cancer. Anticancer Res. 2012;32(8):3275-3282.</w:t>
      </w:r>
    </w:p>
    <w:p w14:paraId="1A2B3FF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Shaikh T. Patterns and predictors of failure following tri-modality therapy for locally advanced esophageal cancer. Acta Oncol. 2016;55(3):303-308. doi:10.3109/0284186x.2015.1110252</w:t>
      </w:r>
    </w:p>
    <w:p w14:paraId="1A2B3FF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Garg PK. Preoperative therapy in locally advanced esophageal cancer. World J Gastroenterol. 2016;22(39):8750-8759. doi:10.3748/wjg.v22.i39.8750</w:t>
      </w:r>
    </w:p>
    <w:p w14:paraId="1A2B400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Sugimura K. Long-term results of a randomized controlled trial comparing neoadjuvant Adriamycin, cisplatin, and 5-fluorouracil vs docetaxel, cisplatin, and 5-fluorouracil followed by surgery for esophageal cancer (OGSG1003). Ann Gastroenterol Surg. 2021;5(1):75-82. doi:10.1002/ags3.12388</w:t>
      </w:r>
    </w:p>
    <w:p w14:paraId="1A2B40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 K. Esophageal cancer patients' survival after complete response to definitive chemoradiotherapy: a retrospective analysis. Esophagus. 2021;18(3):629-637. doi:10.1007/s10388-021-00817-1</w:t>
      </w:r>
    </w:p>
    <w:p w14:paraId="1A2B40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Preoperative chemoradiotherapy for esophageal or junctional cancer. N Engl J Med. 2012;366(22):2074-2084. doi:10.1056/NEJMoa1112088</w:t>
      </w:r>
    </w:p>
    <w:p w14:paraId="1A2B40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JH. Preoperative hyperfractionated radiotherapy with concurrent chemotherapy in resectable esophageal cancer. Int J Radiat Oncol Biol Phys. 2001;50(1):1-12. doi:10.1016/s0360-3016(01)01459-6</w:t>
      </w:r>
    </w:p>
    <w:p w14:paraId="1A2B40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ZX. Randomized clinical trial on the combination of preoperative irradiation and surgery in the treatment of adenocarcinoma of gastric cardia (AGC)–report on 370 patients. Int J Radiat Oncol Biol Phys. 1998;42(5):929-934. doi:10.1016/s0360-3016(98)00280-6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