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Pr>
          <w:rFonts w:ascii="Times New Roman" w:hAnsi="Times New Roman" w:eastAsia="宋体"/>
          <w:sz w:val="24"/>
          <w:szCs w:val="24"/>
        </w:rPr>
        <w:t xml:space="preserve">After a median follow-up of 107 months (range 98–116) for surviving patients, the primary endpoint, 5-year OS, did not differ significantly between the PF and DP groups (62.9% ± 7.6% vs. 52.7% ± 7.5%; P = 0.131; Fig. 3). From 2010 to 2015, 86 </w:t>
      </w:r>
      <w:del w:id="901" w:author="Dong Qian" w:date="2026-10-19T08:00:00Z">
        <w:r>
          <w:rPr>
            <w:rFonts w:ascii="Times New Roman" w:hAnsi="Times New Roman" w:eastAsia="宋体"/>
            <w:sz w:val="24"/>
            <w:szCs w:val="24"/>
          </w:rPr>
          <w:delText xml:space="preserve">patients in this trial</w:delText>
        </w:r>
      </w:del>
      <w:ins w:id="902" w:author="Dong Qian" w:date="2026-10-19T08:00:00Z">
        <w:r>
          <w:rPr>
            <w:rFonts w:ascii="Times New Roman" w:hAnsi="Times New Roman" w:eastAsia="宋体"/>
            <w:sz w:val="24"/>
            <w:szCs w:val="24"/>
          </w:rPr>
          <w:t xml:space="preserve">patients in this trial (intention-to-treat population)</w:t>
        </w:r>
      </w:ins>
      <w:r>
        <w:rPr>
          <w:rFonts w:ascii="Times New Roman" w:hAnsi="Times New Roman" w:eastAsia="宋体"/>
          <w:sz w:val="24"/>
          <w:szCs w:val="24"/>
        </w:rPr>
        <w:t xml:space="preserve"> underwent randomization: 41 to PF and 45 to DP (Fig. 2). Enrollment was terminated early because of slow accrual. The groups were well balanced in demographics and tumor characteristics (Table 1). All patients completed radiotherapy as planned, with IMRT in 35 (85.4%) PF patients and 33 (73.3%) DP patients (P = 0.171). Chemotherapy delivery was better in the PF group: 40 (97.6%) PF patients versus 32 (71.1%) DP patients completed two full-dose cycles (P = 0.002), whereas 13 (28.9%) DP patients versus 1 (2.4%) PF patient required dose reduction, regimen alteration, or chemotherapy cancellation during the second cycle (Table 2). Response was similar between groups (CR/PR/SD/PD, 12/24/4/1 with PF vs. 14/24/5/2 with DP), with an ORR of 87.8% versus 84.4%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Of the 86 analyzed patients, 46 (53.5%) had died at the final analysis (18 [43.9%] of 41 in the PF group and 28 [62.2%] of 45 in the DP group).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