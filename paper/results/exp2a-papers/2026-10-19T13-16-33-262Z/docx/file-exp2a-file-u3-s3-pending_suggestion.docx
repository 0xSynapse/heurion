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Pr>
          <w:rFonts w:ascii="Times New Roman" w:hAnsi="Times New Roman" w:eastAsia="宋体"/>
          <w:sz w:val="24"/>
          <w:szCs w:val="24"/>
        </w:rPr>
        <w:t xml:space="preserve">Between July 1, 2015, and February 26, 2018, a total of 321 </w:t>
      </w:r>
      <w:del w:id="901" w:author="Dong Qian" w:date="2026-10-19T08:00:00Z">
        <w:r>
          <w:rPr>
            <w:rFonts w:ascii="Times New Roman" w:hAnsi="Times New Roman" w:eastAsia="宋体"/>
            <w:sz w:val="24"/>
            <w:szCs w:val="24"/>
          </w:rPr>
          <w:delText xml:space="preserve">patients with esophageal cancer from</w:delText>
        </w:r>
      </w:del>
      <w:ins w:id="902" w:author="Dong Qian" w:date="2026-10-19T08:00:00Z">
        <w:r>
          <w:rPr>
            <w:rFonts w:ascii="Times New Roman" w:hAnsi="Times New Roman" w:eastAsia="宋体"/>
            <w:sz w:val="24"/>
            <w:szCs w:val="24"/>
          </w:rPr>
          <w:t xml:space="preserve">patients with esophageal cancer from (intention-to-treat population)</w:t>
        </w:r>
      </w:ins>
      <w:r>
        <w:rPr>
          <w:rFonts w:ascii="Times New Roman" w:hAnsi="Times New Roman" w:eastAsia="宋体"/>
          <w:sz w:val="24"/>
          <w:szCs w:val="24"/>
        </w:rPr>
        <w:t xml:space="preserve"> 11 centers were randomized into the fluorouracil, cisplatin, or carboplatin groups (107 patients each) (eTable 1 in Supplement 1; Figure 1). At the time of analysis (August 31, 2020; median [IQR] follow-up, 46.0 [36.6-53.0] months), 142 patients (44.2%) had died. Median OS was not reached in any group. The 1-, 2-, and 3-year OS rates were 79.4% (71.8%-87.0%), 62.6% (53.4%-71.8%), and 57.2% (47.6%-66.8%) in the fluorouracil group; 81.3% (73.9%-88.7%), 66.7% (57.7%-75.7%), and 60.1% (50.5%-69.7%) in the cisplatin group; and 79.4% (71.8%-87.0%), 60.5% (51.3%-69.7%), and 56.5% (47.1%-65.9%) in the carboplatin group. Fluorouracil did not show OS superiority over cisplatin or carboplatin (fluorouracil vs cisplatin: HR, 1.06; 95% CI, 0.71-1.60; </w:t>
      </w:r>
      <w:r>
        <w:rPr>
          <w:rFonts w:ascii="Times New Roman" w:hAnsi="Times New Roman" w:eastAsia="宋体"/>
          <w:i/>
          <w:sz w:val="24"/>
          <w:szCs w:val="24"/>
        </w:rPr>
        <w:t>P</w:t>
      </w:r>
      <w:r>
        <w:rPr>
          <w:rFonts w:ascii="Times New Roman" w:hAnsi="Times New Roman" w:eastAsia="宋体"/>
          <w:sz w:val="24"/>
          <w:szCs w:val="24"/>
        </w:rPr>
        <w:t xml:space="preserve"> =.77; fluorouracil vs carboplatin: HR, 0.94; 95% CI, 0.63-1.40; </w:t>
      </w:r>
      <w:r>
        <w:rPr>
          <w:rFonts w:ascii="Times New Roman" w:hAnsi="Times New Roman" w:eastAsia="宋体"/>
          <w:i/>
          <w:sz w:val="24"/>
          <w:szCs w:val="24"/>
        </w:rPr>
        <w:t>P</w:t>
      </w:r>
      <w:r>
        <w:rPr>
          <w:rFonts w:ascii="Times New Roman" w:hAnsi="Times New Roman" w:eastAsia="宋体"/>
          <w:sz w:val="24"/>
          <w:szCs w:val="24"/>
        </w:rPr>
        <w:t xml:space="preserve"> =.77) (Figure 2). Results were consistent after adjustment for relevant prognostic factors (eFigures 1 and 2 in Supplement 1).</w:t>
      </w:r>
    </w:p>
    <w:p w:rsidR="00A1B2C3" w:rsidRDefault="00A1B2C3">
      <w:pPr>
        <w:spacing w:line="480" w:lineRule="auto"/>
        <w:ind w:firstLine="480"/>
        <w:jc w:val="both"/>
      </w:pPr>
      <w:r>
        <w:rPr>
          <w:rFonts w:ascii="Times New Roman" w:hAnsi="Times New Roman" w:eastAsia="宋体"/>
          <w:sz w:val="24"/>
          <w:szCs w:val="24"/>
        </w:rPr>
        <w:t>Baseline characteristics were well balanced among the 3 groups (Table 1): median (IQR) age was 63.0 (59-67), 65.0 (59-69), and 64.0 (60-68) years, respectively; because supraclavicular lymph node metastasis was identified on review of pretreatment radiology, 23 patients (10 [9.3%], 9 [8.4%], and 4 [3.7%]) were upstaged to IVb.</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