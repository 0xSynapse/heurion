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Pr>
          <w:rFonts w:ascii="Times New Roman" w:hAnsi="Times New Roman" w:eastAsia="宋体"/>
          <w:sz w:val="24"/>
          <w:szCs w:val="24"/>
        </w:rPr>
        <w:t xml:space="preserve">Of the 51 patients who received neo‐CRT plus pembrolizumab followed by radical esophagectomy, 35 (68.6%) achieved pCR, the primary endpoint of the study. At a median follow‐up of 20 months, the two‐year PFS and OS rates were 64% and 91%, respectively. The median age was 62 years, 44 patients were male, 38 had a smoking history, and all had an ECOG performance status of 1 or less. </w:t>
      </w:r>
      <w:del w:id="901" w:author="Dong Qian" w:date="2026-10-19T08:00:00Z">
        <w:r>
          <w:rPr>
            <w:rFonts w:ascii="Times New Roman" w:hAnsi="Times New Roman" w:eastAsia="宋体"/>
            <w:sz w:val="24"/>
            <w:szCs w:val="24"/>
          </w:rPr>
          <w:delText xml:space="preserve">The baseline characteristics of patients are shown in Table</w:delText>
        </w:r>
      </w:del>
      <w:ins w:id="903" w:author="Dong Qian" w:date="2026-10-19T08:00:00Z">
        <w:r>
          <w:rPr>
            <w:rFonts w:ascii="Times New Roman" w:hAnsi="Times New Roman" w:eastAsia="宋体"/>
            <w:sz w:val="24"/>
            <w:szCs w:val="24"/>
          </w:rPr>
          <w:t xml:space="preserve">The baseline characteristics of patients are shown in Table</w:t>
        </w:r>
      </w:ins>
      <w:r>
        <w:rPr>
          <w:rFonts w:ascii="Times New Roman" w:hAnsi="Times New Roman" w:eastAsia="宋体"/>
          <w:sz w:val="24"/>
          <w:szCs w:val="24"/>
        </w:rPr>
        <w:t xml:space="preserve"> 1</w:t>
      </w:r>
      <w:ins w:id="904" w:author="Dong Qian" w:date="2026-10-19T08:00:00Z">
        <w:r>
          <w:rPr>
            <w:rFonts w:ascii="Times New Roman" w:hAnsi="Times New Roman" w:eastAsia="宋体"/>
            <w:sz w:val="24"/>
            <w:szCs w:val="24"/>
          </w:rPr>
          <w:t xml:space="preserve"> (intention-to-treat population).</w:t>
        </w:r>
      </w:ins>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