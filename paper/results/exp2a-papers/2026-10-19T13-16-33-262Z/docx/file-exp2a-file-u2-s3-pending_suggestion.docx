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Pr>
          <w:rFonts w:ascii="Times New Roman" w:hAnsi="Times New Roman" w:eastAsia="宋体"/>
          <w:sz w:val="24"/>
          <w:szCs w:val="24"/>
        </w:rPr>
        <w:t xml:space="preserve">In the propensity-matched cohort, the primary endpoint, OS, did not differ significantly between the ENI and IFI groups (median 32.0 vs. 45.2 months; 8-year OS 31.1% vs. 26.1%; P = 0.966; HR 0.99, 95% CI 0.61–1.61; Fig. 2B). </w:t>
      </w:r>
      <w:r>
        <w:rPr>
          <w:rFonts w:ascii="Times New Roman" w:hAnsi="Times New Roman" w:eastAsia="宋体"/>
          <w:sz w:val="24"/>
          <w:szCs w:val="24"/>
        </w:rPr>
        <w:t xml:space="preserve">There were 406 </w:t>
      </w:r>
      <w:del w:id="901" w:author="Dong Qian" w:date="2026-10-19T08:00:00Z">
        <w:r>
          <w:rPr>
            <w:rFonts w:ascii="Times New Roman" w:hAnsi="Times New Roman" w:eastAsia="宋体"/>
            <w:sz w:val="24"/>
            <w:szCs w:val="24"/>
          </w:rPr>
          <w:delText xml:space="preserve">patients with CESCC during the study period</w:delText>
        </w:r>
      </w:del>
      <w:ins w:id="902" w:author="Dong Qian" w:date="2026-10-19T08:00:00Z">
        <w:r>
          <w:rPr>
            <w:rFonts w:ascii="Times New Roman" w:hAnsi="Times New Roman" w:eastAsia="宋体"/>
            <w:sz w:val="24"/>
            <w:szCs w:val="24"/>
          </w:rPr>
          <w:t xml:space="preserve">patients with CESCC during the study period (intention-to-treat population)</w:t>
        </w:r>
      </w:ins>
      <w:r>
        <w:rPr>
          <w:rFonts w:ascii="Times New Roman" w:hAnsi="Times New Roman" w:eastAsia="宋体"/>
          <w:sz w:val="24"/>
          <w:szCs w:val="24"/>
        </w:rPr>
        <w:t xml:space="preserve">. After assessment of eligibility, 131 patients were included (60 [45.8%] in the ENI group and 71 [54.2%] in the IFI group) (Fig. 1), and 49 matched pairs were generated. Baseline characteristics were well balanced after matching (Table 1). Before PSM, the median age at diagnosis was 62 and 65 years in the ENI and IFI groups, respectively; the median radiation dose was 60 Gy in both groups; 120 patients (91.6%) received IMRT; and most received FP or TP chemotherapy.</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