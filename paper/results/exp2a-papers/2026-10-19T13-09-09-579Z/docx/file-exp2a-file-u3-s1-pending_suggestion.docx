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Pr>
          <w:rFonts w:ascii="Times New Roman" w:hAnsi="Times New Roman" w:eastAsia="宋体"/>
          <w:sz w:val="24"/>
          <w:szCs w:val="24"/>
        </w:rPr>
        <w:t xml:space="preserve">Overall survival was improved at 1 year by both added IC (HR 0.445, 95% CI 0.286–0.693; p &lt; 0.001) and added CCT (HR 0.542, 95% CI 0.410–0.716; p &lt; 0.001) compared with CCRT alone. </w:t>
      </w:r>
      <w:r>
        <w:rPr>
          <w:rFonts w:ascii="Times New Roman" w:hAnsi="Times New Roman" w:eastAsia="宋体"/>
          <w:sz w:val="24"/>
          <w:szCs w:val="24"/>
        </w:rPr>
        <w:t xml:space="preserve">After excluding 2,340 </w:t>
      </w:r>
      <w:del w:id="901" w:author="Dong Qian" w:date="2026-10-19T08:00:00Z">
        <w:r>
          <w:rPr>
            <w:rFonts w:ascii="Times New Roman" w:hAnsi="Times New Roman" w:eastAsia="宋体"/>
            <w:sz w:val="24"/>
            <w:szCs w:val="24"/>
          </w:rPr>
          <w:delText xml:space="preserve">articles from a total of</w:delText>
        </w:r>
      </w:del>
      <w:ins w:id="902" w:author="Dong Qian" w:date="2026-10-19T08:00:00Z">
        <w:r>
          <w:rPr>
            <w:rFonts w:ascii="Times New Roman" w:hAnsi="Times New Roman" w:eastAsia="宋体"/>
            <w:sz w:val="24"/>
            <w:szCs w:val="24"/>
          </w:rPr>
          <w:t xml:space="preserve">articles from a total of (intention-to-treat population)</w:t>
        </w:r>
      </w:ins>
      <w:r>
        <w:rPr>
          <w:rFonts w:ascii="Times New Roman" w:hAnsi="Times New Roman" w:eastAsia="宋体"/>
          <w:sz w:val="24"/>
          <w:szCs w:val="24"/>
        </w:rPr>
        <w:t xml:space="preserve"> 2,350 citations, 10 articles were included ([6], [12]–[20]) (</w:t>
      </w:r>
      <w:r w:rsidRPr="00C4D5E6">
        <w:rPr>
          <w:b/>
          <w:rFonts w:ascii="Times New Roman" w:hAnsi="Times New Roman" w:eastAsia="宋体"/>
          <w:sz w:val="24"/>
          <w:szCs w:val="24"/>
        </w:rPr>
        <w:t>Figure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2</w:t>
      </w:r>
      <w:r w:rsidRPr="00C4D5E6">
        <w:rPr>
          <w:rFonts w:ascii="Times New Roman" w:hAnsi="Times New Roman" w:eastAsia="宋体"/>
          <w:sz w:val="24"/>
          <w:szCs w:val="24"/>
        </w:rPr>
        <w:t>): four studies (one prospective, three retrospective) compared IC-CCRT with CCRT (836 patients; 486 esophageal squamous cell carcinoma (ESCC) and 350 esophageal adenocarcinoma (EAC)) and six retrospective studies compared CCRT-CCT with CCRT (1,339 patients,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evaluated the value of additional IC or CCT in unresectable EC undergoing CCRT. The results showed that the additional IC or CCT may be an important factor affecting short-term survival but not long-term survival. To the best of our knowledge, this is the first meta-analysis to discuss the efficacy of IC in patients with unresectable EC treated with CCRT.</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